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0E995B49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450CB8B9" w14:textId="0878D37A" w:rsidR="00D92CD6" w:rsidRPr="00E127A2" w:rsidRDefault="00AE157D" w:rsidP="00E127A2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  <w:r w:rsidR="00E127A2">
        <w:t>.</w:t>
      </w: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commentRangeStart w:id="13"/>
      <w:r>
        <w:rPr>
          <w:b/>
        </w:rPr>
        <w:t>Resumo</w:t>
      </w:r>
      <w:commentRangeEnd w:id="13"/>
      <w:r w:rsidR="00BD2701">
        <w:rPr>
          <w:rStyle w:val="Refdecomentrio"/>
        </w:rPr>
        <w:commentReference w:id="13"/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22E5F48" w14:textId="41C4BCF7" w:rsidR="00CB0973" w:rsidRDefault="00CB0973" w:rsidP="002F6E74">
      <w:pPr>
        <w:spacing w:after="40" w:line="360" w:lineRule="auto"/>
        <w:ind w:firstLine="567"/>
        <w:rPr>
          <w:bCs/>
        </w:rPr>
      </w:pPr>
      <w:r w:rsidRPr="00CB0973">
        <w:rPr>
          <w:bCs/>
        </w:rPr>
        <w:t xml:space="preserve">A gestão de risco de crédito </w:t>
      </w:r>
      <w:r>
        <w:rPr>
          <w:bCs/>
        </w:rPr>
        <w:t xml:space="preserve">sempre </w:t>
      </w:r>
      <w:r w:rsidRPr="003B3F0A">
        <w:rPr>
          <w:bCs/>
        </w:rPr>
        <w:t>foi</w:t>
      </w:r>
      <w:r w:rsidRPr="00CB0973">
        <w:rPr>
          <w:bCs/>
        </w:rPr>
        <w:t xml:space="preserve"> essencial para a estabilidade das instituições financeiras e para a economia como um todo. O trabalho </w:t>
      </w:r>
      <w:r w:rsidRPr="003B3F0A">
        <w:rPr>
          <w:bCs/>
        </w:rPr>
        <w:t>propôs</w:t>
      </w:r>
      <w:r w:rsidRPr="00CB0973">
        <w:rPr>
          <w:bCs/>
        </w:rPr>
        <w:t xml:space="preserve"> a criação de um algoritmo que </w:t>
      </w:r>
      <w:r w:rsidRPr="003B3F0A">
        <w:rPr>
          <w:bCs/>
        </w:rPr>
        <w:t>permitiu</w:t>
      </w:r>
      <w:r w:rsidRPr="00CB0973">
        <w:rPr>
          <w:bCs/>
        </w:rPr>
        <w:t xml:space="preserve"> identificar estruturas de Grupos Econômicos (</w:t>
      </w:r>
      <w:proofErr w:type="spellStart"/>
      <w:r w:rsidRPr="00CB0973">
        <w:rPr>
          <w:bCs/>
        </w:rPr>
        <w:t>GEs</w:t>
      </w:r>
      <w:proofErr w:type="spellEnd"/>
      <w:r w:rsidRPr="00CB0973">
        <w:rPr>
          <w:bCs/>
        </w:rPr>
        <w:t xml:space="preserve">) a partir de vínculo societário, com o objetivo de </w:t>
      </w:r>
      <w:r w:rsidRPr="003B3F0A">
        <w:rPr>
          <w:bCs/>
        </w:rPr>
        <w:t>melhorar</w:t>
      </w:r>
      <w:r w:rsidRPr="00CB0973">
        <w:rPr>
          <w:bCs/>
        </w:rPr>
        <w:t xml:space="preserve"> e </w:t>
      </w:r>
      <w:r w:rsidRPr="003B3F0A">
        <w:rPr>
          <w:bCs/>
        </w:rPr>
        <w:t>ampliar</w:t>
      </w:r>
      <w:r w:rsidRPr="00CB0973">
        <w:rPr>
          <w:bCs/>
        </w:rPr>
        <w:t xml:space="preserve"> a análise de risco de crédito nas instituições financeiras [</w:t>
      </w:r>
      <w:proofErr w:type="spellStart"/>
      <w:r w:rsidRPr="00CB0973">
        <w:rPr>
          <w:bCs/>
        </w:rPr>
        <w:t>IFs</w:t>
      </w:r>
      <w:proofErr w:type="spellEnd"/>
      <w:r w:rsidRPr="00CB0973">
        <w:rPr>
          <w:bCs/>
        </w:rPr>
        <w:t xml:space="preserve">], partindo de uma análise mais profunda dos envolvidos na gestão do crédito. Utilizando conceitos da teoria dos grafos, o algoritmo </w:t>
      </w:r>
      <w:r w:rsidRPr="003B3F0A">
        <w:rPr>
          <w:bCs/>
        </w:rPr>
        <w:t>mapeou</w:t>
      </w:r>
      <w:r w:rsidRPr="00CB0973">
        <w:rPr>
          <w:bCs/>
        </w:rPr>
        <w:t xml:space="preserve"> as relações entre empresas e sócios, e </w:t>
      </w:r>
      <w:r w:rsidRPr="003B3F0A">
        <w:rPr>
          <w:bCs/>
        </w:rPr>
        <w:t>disponibilizou</w:t>
      </w:r>
      <w:r w:rsidRPr="00CB0973">
        <w:rPr>
          <w:bCs/>
        </w:rPr>
        <w:t xml:space="preserve"> a visão das conexões que existiam entre as empresas e seus sócios. Os resultados </w:t>
      </w:r>
      <w:r w:rsidRPr="003B3F0A">
        <w:rPr>
          <w:bCs/>
        </w:rPr>
        <w:t>mostraram</w:t>
      </w:r>
      <w:r w:rsidRPr="00CB0973">
        <w:rPr>
          <w:bCs/>
        </w:rPr>
        <w:t xml:space="preserve"> que a abordagem </w:t>
      </w:r>
      <w:r w:rsidRPr="003B3F0A">
        <w:rPr>
          <w:bCs/>
        </w:rPr>
        <w:t>permitiu</w:t>
      </w:r>
      <w:r w:rsidRPr="00CB0973">
        <w:rPr>
          <w:bCs/>
        </w:rPr>
        <w:t xml:space="preserve"> uma avaliação mais precisa do risco de crédito, </w:t>
      </w:r>
      <w:r w:rsidRPr="003B3F0A">
        <w:rPr>
          <w:bCs/>
        </w:rPr>
        <w:t>facilitou</w:t>
      </w:r>
      <w:r w:rsidRPr="00CB0973">
        <w:rPr>
          <w:bCs/>
        </w:rPr>
        <w:t xml:space="preserve"> a gestão proativa das carteiras e </w:t>
      </w:r>
      <w:r w:rsidRPr="003B3F0A">
        <w:rPr>
          <w:bCs/>
        </w:rPr>
        <w:t>aprimorou</w:t>
      </w:r>
      <w:r w:rsidRPr="00CB0973">
        <w:rPr>
          <w:bCs/>
        </w:rPr>
        <w:t xml:space="preserve"> a capacidade das </w:t>
      </w:r>
      <w:proofErr w:type="spellStart"/>
      <w:r w:rsidRPr="00CB0973">
        <w:rPr>
          <w:bCs/>
        </w:rPr>
        <w:t>IFs</w:t>
      </w:r>
      <w:proofErr w:type="spellEnd"/>
      <w:r w:rsidRPr="00CB0973">
        <w:rPr>
          <w:bCs/>
        </w:rPr>
        <w:t xml:space="preserve"> </w:t>
      </w:r>
      <w:r w:rsidR="003B3F0A">
        <w:rPr>
          <w:bCs/>
        </w:rPr>
        <w:t>para</w:t>
      </w:r>
      <w:r w:rsidRPr="00CB0973">
        <w:rPr>
          <w:bCs/>
        </w:rPr>
        <w:t xml:space="preserve"> tomar </w:t>
      </w:r>
      <w:r w:rsidR="003B3F0A">
        <w:rPr>
          <w:bCs/>
        </w:rPr>
        <w:t xml:space="preserve">melhores </w:t>
      </w:r>
      <w:r w:rsidRPr="00CB0973">
        <w:rPr>
          <w:bCs/>
        </w:rPr>
        <w:t xml:space="preserve">decisões </w:t>
      </w:r>
      <w:r w:rsidR="003B3F0A">
        <w:rPr>
          <w:bCs/>
        </w:rPr>
        <w:t xml:space="preserve">ao conceder </w:t>
      </w:r>
      <w:r w:rsidRPr="00CB0973">
        <w:rPr>
          <w:bCs/>
        </w:rPr>
        <w:t>crédito.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4" w:name="_Hlk136587932"/>
    </w:p>
    <w:bookmarkEnd w:id="14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4F37DC71" w14:textId="2FB0113B" w:rsidR="00656345" w:rsidRPr="00674328" w:rsidRDefault="00E127A2" w:rsidP="003E6E77">
      <w:pPr>
        <w:spacing w:after="40" w:line="360" w:lineRule="auto"/>
        <w:ind w:firstLine="567"/>
        <w:rPr>
          <w:iCs/>
        </w:rPr>
      </w:pPr>
      <w:commentRangeStart w:id="15"/>
      <w:commentRangeStart w:id="16"/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proofErr w:type="spellStart"/>
      <w:r w:rsidRPr="00674328">
        <w:rPr>
          <w:iCs/>
        </w:rPr>
        <w:t>IF</w:t>
      </w:r>
      <w:r>
        <w:rPr>
          <w:iCs/>
        </w:rPr>
        <w:t>s</w:t>
      </w:r>
      <w:proofErr w:type="spellEnd"/>
      <w:r>
        <w:rPr>
          <w:iCs/>
        </w:rPr>
        <w:t>]</w:t>
      </w:r>
      <w:r w:rsidRPr="00674328">
        <w:rPr>
          <w:iCs/>
        </w:rPr>
        <w:t xml:space="preserve"> e não financeiras têm se preocupado com a gestão eficaz do risco de crédito</w:t>
      </w:r>
      <w:commentRangeEnd w:id="15"/>
      <w:r w:rsidR="00A6771C">
        <w:rPr>
          <w:iCs/>
        </w:rPr>
        <w:t xml:space="preserve"> </w:t>
      </w:r>
      <w:r>
        <w:rPr>
          <w:rStyle w:val="Refdecomentrio"/>
        </w:rPr>
        <w:commentReference w:id="15"/>
      </w:r>
      <w:commentRangeEnd w:id="16"/>
      <w:r>
        <w:rPr>
          <w:rStyle w:val="Refdecomentrio"/>
        </w:rPr>
        <w:commentReference w:id="16"/>
      </w:r>
      <w:r>
        <w:rPr>
          <w:iCs/>
        </w:rPr>
        <w:t>(IPEA, 2006)</w:t>
      </w:r>
      <w:r w:rsidRPr="00674328">
        <w:rPr>
          <w:iCs/>
        </w:rPr>
        <w:t xml:space="preserve">. </w:t>
      </w:r>
      <w:r w:rsidR="00AE157D" w:rsidRPr="00674328">
        <w:rPr>
          <w:iCs/>
        </w:rPr>
        <w:t xml:space="preserve">Os eventos complexos que resultaram em impactos significativos nas economias e sociedades, tais como, recessões e crises financeiras, imprimiram desafios </w:t>
      </w:r>
      <w:r w:rsidR="00656345" w:rsidRPr="00656345">
        <w:rPr>
          <w:iCs/>
        </w:rPr>
        <w:t>impulsionaram o desenvolvimento de estratégias para reduzir a exposição ao risco de crédito, maximizar os lucros e manter a sustentabilidade no mercado</w:t>
      </w:r>
      <w:r w:rsidR="00656345">
        <w:rPr>
          <w:iCs/>
        </w:rPr>
        <w:t xml:space="preserve"> </w:t>
      </w:r>
      <w:r w:rsidR="00656345">
        <w:rPr>
          <w:iCs/>
        </w:rPr>
        <w:t>(</w:t>
      </w:r>
      <w:proofErr w:type="spellStart"/>
      <w:r w:rsidR="00656345" w:rsidRPr="00257A96">
        <w:t>J</w:t>
      </w:r>
      <w:r w:rsidR="00656345">
        <w:t>assé</w:t>
      </w:r>
      <w:proofErr w:type="spellEnd"/>
      <w:r w:rsidR="00656345">
        <w:t>, 2020)</w:t>
      </w:r>
      <w:commentRangeStart w:id="17"/>
      <w:commentRangeEnd w:id="17"/>
      <w:r w:rsidR="00656345">
        <w:rPr>
          <w:rStyle w:val="Refdecomentrio"/>
        </w:rPr>
        <w:commentReference w:id="17"/>
      </w:r>
      <w:commentRangeStart w:id="18"/>
      <w:commentRangeEnd w:id="18"/>
      <w:r w:rsidR="00656345">
        <w:rPr>
          <w:rStyle w:val="Refdecomentrio"/>
        </w:rPr>
        <w:commentReference w:id="18"/>
      </w:r>
      <w:r w:rsidR="00656345">
        <w:t>.</w:t>
      </w:r>
      <w:r w:rsidR="003E6E77">
        <w:t xml:space="preserve"> </w:t>
      </w:r>
      <w:r w:rsidR="00656345" w:rsidRPr="00656345">
        <w:rPr>
          <w:iCs/>
        </w:rPr>
        <w:t>Esses desafios impulsionaram o desenvolvimento de estratégias para reduzir a exposição ao risco de crédito, maximizar os lucros e manter a sustentabilidade no mercado.</w:t>
      </w:r>
    </w:p>
    <w:p w14:paraId="2E239C0D" w14:textId="47778852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</w:t>
      </w:r>
      <w:r w:rsidR="00A6771C" w:rsidRPr="00674328">
        <w:rPr>
          <w:iCs/>
        </w:rPr>
        <w:t xml:space="preserve">concessão </w:t>
      </w:r>
      <w:r w:rsidRPr="00674328">
        <w:rPr>
          <w:iCs/>
        </w:rPr>
        <w:t>de crédito é fundamental e essencial para garantir a saúde do ambiente financeiro atual e futuro.</w:t>
      </w:r>
      <w:r>
        <w:rPr>
          <w:iCs/>
        </w:rPr>
        <w:t xml:space="preserve"> (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19DCA223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lastRenderedPageBreak/>
        <w:t xml:space="preserve"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 da exposição ao risco de crédito para as </w:t>
      </w:r>
      <w:proofErr w:type="spellStart"/>
      <w:r w:rsidRPr="00674328">
        <w:rPr>
          <w:iCs/>
        </w:rPr>
        <w:t>IFs</w:t>
      </w:r>
      <w:proofErr w:type="spellEnd"/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</w:t>
      </w:r>
      <w:r w:rsidR="005949EF">
        <w:rPr>
          <w:iCs/>
        </w:rPr>
        <w:t xml:space="preserve">Com o </w:t>
      </w:r>
      <w:r w:rsidRPr="00674328">
        <w:rPr>
          <w:iCs/>
        </w:rPr>
        <w:t xml:space="preserve">advento de novas tecnologias e modelos estatísticos, </w:t>
      </w:r>
      <w:r w:rsidR="005949EF">
        <w:rPr>
          <w:iCs/>
        </w:rPr>
        <w:t xml:space="preserve">foi possível desenvolver </w:t>
      </w:r>
      <w:r w:rsidRPr="00674328">
        <w:rPr>
          <w:iCs/>
        </w:rPr>
        <w:t>maneiras mais eficientes para controlar carteira</w:t>
      </w:r>
      <w:r w:rsidR="005949EF">
        <w:rPr>
          <w:iCs/>
        </w:rPr>
        <w:t>s</w:t>
      </w:r>
      <w:r w:rsidRPr="00674328">
        <w:rPr>
          <w:iCs/>
        </w:rPr>
        <w:t xml:space="preserve"> de crédito</w:t>
      </w:r>
      <w:r w:rsidR="005949EF">
        <w:rPr>
          <w:iCs/>
        </w:rPr>
        <w:t>s</w:t>
      </w:r>
      <w:r w:rsidRPr="00674328">
        <w:rPr>
          <w:iCs/>
        </w:rPr>
        <w:t xml:space="preserve">, criando mecanismos para conhecer melhor seus clientes. </w:t>
      </w:r>
    </w:p>
    <w:p w14:paraId="073A1D07" w14:textId="1ACD5054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</w:t>
      </w:r>
      <w:r w:rsidR="005949EF">
        <w:rPr>
          <w:iCs/>
        </w:rPr>
        <w:t>Essa t</w:t>
      </w:r>
      <w:r w:rsidRPr="00674328">
        <w:rPr>
          <w:iCs/>
        </w:rPr>
        <w:t>erm</w:t>
      </w:r>
      <w:r w:rsidR="005949EF">
        <w:rPr>
          <w:iCs/>
        </w:rPr>
        <w:t>inologia é</w:t>
      </w:r>
      <w:r w:rsidRPr="00674328">
        <w:rPr>
          <w:iCs/>
        </w:rPr>
        <w:t xml:space="preserve"> dad</w:t>
      </w:r>
      <w:r w:rsidR="005949EF">
        <w:rPr>
          <w:iCs/>
        </w:rPr>
        <w:t>a</w:t>
      </w:r>
      <w:r w:rsidRPr="00674328">
        <w:rPr>
          <w:iCs/>
        </w:rPr>
        <w:t xml:space="preserve">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79CB5F88" w14:textId="77777777" w:rsidR="002274F5" w:rsidRDefault="00B45037" w:rsidP="002274F5">
      <w:pPr>
        <w:spacing w:after="40" w:line="360" w:lineRule="auto"/>
        <w:ind w:firstLine="567"/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 xml:space="preserve">propõe e exige que as </w:t>
      </w:r>
      <w:proofErr w:type="spellStart"/>
      <w:r>
        <w:rPr>
          <w:iCs/>
        </w:rPr>
        <w:t>IFs</w:t>
      </w:r>
      <w:proofErr w:type="spellEnd"/>
      <w:r>
        <w:rPr>
          <w:iCs/>
        </w:rPr>
        <w:t xml:space="preserve">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e apetite por riscos nas instituições financeiras, visando a promover uma gestão prudente e eficaz </w:t>
      </w:r>
      <w:r w:rsidR="007058F3">
        <w:t>das suas carteiras</w:t>
      </w:r>
      <w:r w:rsidR="004E76BE">
        <w:t>.</w:t>
      </w:r>
      <w:commentRangeStart w:id="19"/>
      <w:commentRangeStart w:id="20"/>
      <w:commentRangeEnd w:id="19"/>
      <w:r w:rsidR="00BD2701">
        <w:rPr>
          <w:rStyle w:val="Refdecomentrio"/>
        </w:rPr>
        <w:commentReference w:id="19"/>
      </w:r>
      <w:commentRangeEnd w:id="20"/>
      <w:r w:rsidR="002274F5">
        <w:rPr>
          <w:rStyle w:val="Refdecomentrio"/>
        </w:rPr>
        <w:commentReference w:id="20"/>
      </w:r>
    </w:p>
    <w:p w14:paraId="37AFF292" w14:textId="11C409D8" w:rsidR="005949EF" w:rsidRPr="005A6631" w:rsidRDefault="005949EF" w:rsidP="002274F5">
      <w:pPr>
        <w:spacing w:after="40" w:line="360" w:lineRule="auto"/>
        <w:ind w:firstLine="567"/>
        <w:rPr>
          <w:b/>
        </w:rPr>
      </w:pPr>
      <w:r>
        <w:rPr>
          <w:iCs/>
        </w:rPr>
        <w:t xml:space="preserve">É neste contexto que o presente trabalho tenta demonstrar que é possível </w:t>
      </w:r>
      <w:r w:rsidR="002274F5">
        <w:rPr>
          <w:iCs/>
        </w:rPr>
        <w:t xml:space="preserve">criar maneiras de identificar melhor os vínculos entre empresas e sócios, desenvolvendo um </w:t>
      </w:r>
      <w:r w:rsidRPr="00505A8F">
        <w:rPr>
          <w:iCs/>
        </w:rPr>
        <w:t xml:space="preserve">algoritmo que auxilie a identificação de clientes envolvidos na concessão de crédito. </w:t>
      </w:r>
      <w:r w:rsidR="002274F5">
        <w:rPr>
          <w:iCs/>
        </w:rPr>
        <w:t>F</w:t>
      </w:r>
      <w:r>
        <w:rPr>
          <w:iCs/>
        </w:rPr>
        <w:t>oca</w:t>
      </w:r>
      <w:r w:rsidRPr="00DC6AA1">
        <w:rPr>
          <w:iCs/>
        </w:rPr>
        <w:t xml:space="preserve"> </w:t>
      </w:r>
      <w:r w:rsidRPr="00505A8F">
        <w:rPr>
          <w:iCs/>
        </w:rPr>
        <w:t xml:space="preserve">na identificação de possíveis estruturas de </w:t>
      </w:r>
      <w:proofErr w:type="spellStart"/>
      <w:r w:rsidRPr="00505A8F">
        <w:rPr>
          <w:iCs/>
        </w:rPr>
        <w:t>GEs</w:t>
      </w:r>
      <w:proofErr w:type="spellEnd"/>
      <w:r w:rsidRPr="00505A8F">
        <w:rPr>
          <w:iCs/>
        </w:rPr>
        <w:t xml:space="preserve"> para facilitar a identificação de relações entre empresas e seus sócios, o que possibilita uma melhor condução na análise de risco de crédito nas </w:t>
      </w:r>
      <w:proofErr w:type="spellStart"/>
      <w:r w:rsidRPr="00505A8F">
        <w:rPr>
          <w:iCs/>
        </w:rPr>
        <w:t>IFs</w:t>
      </w:r>
      <w:proofErr w:type="spellEnd"/>
      <w:r>
        <w:rPr>
          <w:iCs/>
        </w:rPr>
        <w:t>.</w:t>
      </w:r>
      <w:r w:rsidRPr="00DC6AA1">
        <w:rPr>
          <w:iCs/>
        </w:rPr>
        <w:t xml:space="preserve"> </w:t>
      </w:r>
      <w:r w:rsidRPr="00505A8F">
        <w:rPr>
          <w:iCs/>
        </w:rPr>
        <w:t xml:space="preserve">Ao identificar essas relações de maneira automatizada, </w:t>
      </w:r>
      <w:r>
        <w:rPr>
          <w:iCs/>
        </w:rPr>
        <w:t>é possível</w:t>
      </w:r>
      <w:r w:rsidRPr="00505A8F">
        <w:rPr>
          <w:iCs/>
        </w:rPr>
        <w:t xml:space="preserve"> tomar decisões mais informadas e reduzir a exposição ao risco de crédito. Em outras palavras, o artigo descreve como é possível criar </w:t>
      </w:r>
      <w:r w:rsidR="002274F5">
        <w:rPr>
          <w:iCs/>
        </w:rPr>
        <w:t xml:space="preserve">esse modelo e com isso facilita identificar as </w:t>
      </w:r>
      <w:r>
        <w:rPr>
          <w:iCs/>
        </w:rPr>
        <w:t xml:space="preserve">ligações entre as </w:t>
      </w:r>
      <w:r w:rsidRPr="00505A8F">
        <w:rPr>
          <w:iCs/>
        </w:rPr>
        <w:t>contrapartes envolvidas na concessão de crédito</w:t>
      </w:r>
      <w:r w:rsidR="00A6771C">
        <w:rPr>
          <w:iCs/>
        </w:rPr>
        <w:t>.</w:t>
      </w:r>
    </w:p>
    <w:p w14:paraId="6C79B34E" w14:textId="77777777" w:rsidR="00EA3CB2" w:rsidRDefault="00EA3CB2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lastRenderedPageBreak/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62921F51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 são de propriedade pública disponibilizados pela Secretaria Especial da Receita Federal do Brasil [RFB], os quais podem ser acessados através do canal Dados Abertos </w:t>
      </w:r>
      <w:r w:rsidR="00D25028">
        <w:t>(</w:t>
      </w:r>
      <w:r w:rsidR="002274F5">
        <w:t>Governo do Brasil</w:t>
      </w:r>
      <w:r w:rsidR="00D25028">
        <w:t>, 2024)</w:t>
      </w:r>
      <w:r w:rsidR="00D25028">
        <w:rPr>
          <w:iCs/>
        </w:rPr>
        <w:t xml:space="preserve">. </w:t>
      </w:r>
    </w:p>
    <w:p w14:paraId="082FD0CC" w14:textId="0296C3FD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</w:t>
      </w:r>
      <w:r w:rsidR="00582497">
        <w:rPr>
          <w:iCs/>
        </w:rPr>
        <w:t>à</w:t>
      </w:r>
      <w:r>
        <w:rPr>
          <w:iCs/>
        </w:rPr>
        <w:t xml:space="preserve"> obtenção de uma ferramenta a qual pudesse disponibilizar as informações de forma massiva. Desta forma, fo</w:t>
      </w:r>
      <w:r w:rsidR="00582497">
        <w:rPr>
          <w:iCs/>
        </w:rPr>
        <w:t>ram</w:t>
      </w:r>
      <w:r>
        <w:rPr>
          <w:iCs/>
        </w:rPr>
        <w:t xml:space="preserve"> utilizad</w:t>
      </w:r>
      <w:r w:rsidR="00582497">
        <w:rPr>
          <w:iCs/>
        </w:rPr>
        <w:t>as</w:t>
      </w:r>
      <w:r>
        <w:rPr>
          <w:iCs/>
        </w:rPr>
        <w:t xml:space="preserve">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8176F9">
        <w:rPr>
          <w:iCs/>
        </w:rPr>
        <w:t>B</w:t>
      </w:r>
      <w:del w:id="21" w:author="Gustavo Araújo" w:date="2024-09-15T13:23:00Z" w16du:dateUtc="2024-09-15T16:23:00Z">
        <w:r w:rsidR="008176F9" w:rsidDel="00062BE1">
          <w:rPr>
            <w:iCs/>
          </w:rPr>
          <w:delText>ASE DOS DADOS</w:delText>
        </w:r>
      </w:del>
      <w:ins w:id="22" w:author="Gustavo Araújo" w:date="2024-09-15T13:23:00Z" w16du:dateUtc="2024-09-15T16:23:00Z">
        <w:r w:rsidR="00062BE1">
          <w:rPr>
            <w:iCs/>
          </w:rPr>
          <w:t xml:space="preserve">ase dos </w:t>
        </w:r>
      </w:ins>
      <w:r w:rsidR="00582497">
        <w:rPr>
          <w:iCs/>
        </w:rPr>
        <w:t>d</w:t>
      </w:r>
      <w:ins w:id="23" w:author="Gustavo Araújo" w:date="2024-09-15T13:23:00Z" w16du:dateUtc="2024-09-15T16:23:00Z">
        <w:r w:rsidR="00062BE1">
          <w:rPr>
            <w:iCs/>
          </w:rPr>
          <w:t>ados</w:t>
        </w:r>
      </w:ins>
      <w:r w:rsidR="008176F9">
        <w:rPr>
          <w:iCs/>
        </w:rPr>
        <w:t xml:space="preserve">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>. Essa ferramenta, disponibilizada, possibilita a análise de dados gerenciad</w:t>
      </w:r>
      <w:r w:rsidR="00582497">
        <w:rPr>
          <w:iCs/>
        </w:rPr>
        <w:t>o</w:t>
      </w:r>
      <w:r w:rsidR="008176F9">
        <w:rPr>
          <w:iCs/>
        </w:rPr>
        <w:t>s em larga escala (</w:t>
      </w:r>
      <w:del w:id="24" w:author="Gustavo Araújo" w:date="2024-09-15T13:24:00Z" w16du:dateUtc="2024-09-15T16:24:00Z">
        <w:r w:rsidR="008176F9" w:rsidDel="00343E39">
          <w:rPr>
            <w:iCs/>
          </w:rPr>
          <w:delText xml:space="preserve">GOOGLE </w:delText>
        </w:r>
      </w:del>
      <w:ins w:id="25" w:author="Gustavo Araújo" w:date="2024-09-15T13:24:00Z" w16du:dateUtc="2024-09-15T16:24:00Z">
        <w:r w:rsidR="00343E39">
          <w:rPr>
            <w:iCs/>
          </w:rPr>
          <w:t xml:space="preserve">Google </w:t>
        </w:r>
      </w:ins>
      <w:r w:rsidR="008176F9">
        <w:rPr>
          <w:iCs/>
        </w:rPr>
        <w:t>B</w:t>
      </w:r>
      <w:del w:id="26" w:author="Gustavo Araújo" w:date="2024-09-15T13:24:00Z" w16du:dateUtc="2024-09-15T16:24:00Z">
        <w:r w:rsidR="008176F9" w:rsidDel="00343E39">
          <w:rPr>
            <w:iCs/>
          </w:rPr>
          <w:delText>I</w:delText>
        </w:r>
      </w:del>
      <w:ins w:id="27" w:author="Gustavo Araújo" w:date="2024-09-15T13:24:00Z" w16du:dateUtc="2024-09-15T16:24:00Z">
        <w:r w:rsidR="00343E39">
          <w:rPr>
            <w:iCs/>
          </w:rPr>
          <w:t>igQuery</w:t>
        </w:r>
      </w:ins>
      <w:del w:id="28" w:author="Gustavo Araújo" w:date="2024-09-15T13:24:00Z" w16du:dateUtc="2024-09-15T16:24:00Z">
        <w:r w:rsidR="008176F9" w:rsidDel="00343E39">
          <w:rPr>
            <w:iCs/>
          </w:rPr>
          <w:delText>GQUERY</w:delText>
        </w:r>
      </w:del>
      <w:r w:rsidR="008176F9">
        <w:rPr>
          <w:iCs/>
        </w:rPr>
        <w:t xml:space="preserve">,2023).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>, visto que foi necessári</w:t>
      </w:r>
      <w:r w:rsidR="00582497">
        <w:rPr>
          <w:iCs/>
        </w:rPr>
        <w:t>a</w:t>
      </w:r>
      <w:r w:rsidR="008176F9">
        <w:rPr>
          <w:iCs/>
        </w:rPr>
        <w:t xml:space="preserve"> a análise de toda composição societári</w:t>
      </w:r>
      <w:r w:rsidR="00582497">
        <w:rPr>
          <w:iCs/>
        </w:rPr>
        <w:t>a</w:t>
      </w:r>
      <w:r w:rsidR="008176F9">
        <w:rPr>
          <w:iCs/>
        </w:rPr>
        <w:t xml:space="preserve">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7A0984B7" w14:textId="3F88BF14" w:rsidR="002274F5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</w:t>
      </w:r>
      <w:r w:rsidR="00D632FF">
        <w:rPr>
          <w:iCs/>
        </w:rPr>
        <w:t>,</w:t>
      </w:r>
      <w:r>
        <w:rPr>
          <w:iCs/>
        </w:rPr>
        <w:t xml:space="preserve"> foi necessário criar uma estrutura de análise espelho das bases fornecidas pela RFB, a fim de estudar as estruturas e vínculos entre as bases e suas respectivas observações (</w:t>
      </w:r>
      <w:r>
        <w:t>Imagem 1 do Apêndice A</w:t>
      </w:r>
      <w:r>
        <w:rPr>
          <w:iCs/>
        </w:rPr>
        <w:t>).</w:t>
      </w:r>
    </w:p>
    <w:p w14:paraId="082E1223" w14:textId="58E0D286" w:rsidR="00A258DC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trouxe maior complexidade para realizar a gestão dos dados, pois com a existência de milhares de observações disponíveis a execução ficou prejudicada devido ao tratamento dos dados em hardware não escalonável. Sendo assim, para o projeto, se optou </w:t>
      </w:r>
      <w:r w:rsidR="00D632FF">
        <w:rPr>
          <w:iCs/>
        </w:rPr>
        <w:t>à</w:t>
      </w:r>
      <w:r>
        <w:rPr>
          <w:iCs/>
        </w:rPr>
        <w:t xml:space="preserve"> utilização da ingestão de dados diretamente do </w:t>
      </w:r>
      <w:proofErr w:type="spellStart"/>
      <w:r w:rsidRPr="003E30A0">
        <w:rPr>
          <w:i/>
        </w:rPr>
        <w:t>BigQuery</w:t>
      </w:r>
      <w:proofErr w:type="spellEnd"/>
      <w:r>
        <w:rPr>
          <w:iCs/>
        </w:rPr>
        <w:t xml:space="preserve"> com a persistência de dados em uma base de dados local</w:t>
      </w:r>
      <w:r w:rsidR="00D632FF">
        <w:rPr>
          <w:iCs/>
        </w:rPr>
        <w:t>,</w:t>
      </w:r>
      <w:r>
        <w:rPr>
          <w:iCs/>
        </w:rPr>
        <w:t xml:space="preserve"> MySQL</w:t>
      </w:r>
      <w:commentRangeStart w:id="29"/>
      <w:commentRangeStart w:id="30"/>
      <w:r w:rsidR="00A258DC">
        <w:rPr>
          <w:iCs/>
        </w:rPr>
        <w:t>.</w:t>
      </w:r>
      <w:commentRangeEnd w:id="29"/>
      <w:r w:rsidR="00BD2701">
        <w:rPr>
          <w:rStyle w:val="Refdecomentrio"/>
        </w:rPr>
        <w:commentReference w:id="29"/>
      </w:r>
      <w:commentRangeEnd w:id="30"/>
      <w:r w:rsidR="003E30A0">
        <w:rPr>
          <w:rStyle w:val="Refdecomentrio"/>
        </w:rPr>
        <w:commentReference w:id="30"/>
      </w:r>
    </w:p>
    <w:p w14:paraId="290B4196" w14:textId="44B0B932" w:rsidR="004B6EB7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Como mostrado na Figura 1, com a utilização dos dados mascarados para os sócios, foi necessári</w:t>
      </w:r>
      <w:r w:rsidR="00D632FF">
        <w:rPr>
          <w:iCs/>
        </w:rPr>
        <w:t>a</w:t>
      </w:r>
      <w:r>
        <w:rPr>
          <w:iCs/>
        </w:rPr>
        <w:t xml:space="preserve"> a criação de uma chave de referência entre as empresas e sócios, para </w:t>
      </w:r>
      <w:r w:rsidR="00D632FF">
        <w:rPr>
          <w:iCs/>
        </w:rPr>
        <w:t>possibilitar a criação de</w:t>
      </w:r>
      <w:r>
        <w:rPr>
          <w:iCs/>
        </w:rPr>
        <w:t xml:space="preserve"> um vínculo único entre as observações. Para a visão das empresas, foi concatenado o número básico do CNPJ com o nome da empresa</w:t>
      </w:r>
      <w:r w:rsidR="00D632FF">
        <w:rPr>
          <w:iCs/>
        </w:rPr>
        <w:t>.</w:t>
      </w:r>
      <w:r>
        <w:rPr>
          <w:iCs/>
        </w:rPr>
        <w:t xml:space="preserve"> </w:t>
      </w:r>
      <w:r w:rsidR="00D632FF">
        <w:rPr>
          <w:iCs/>
        </w:rPr>
        <w:t>J</w:t>
      </w:r>
      <w:r>
        <w:rPr>
          <w:iCs/>
        </w:rPr>
        <w:t xml:space="preserve">á para os sócios, seguiu-se a mesma lógica, concatenando o nome do sócio com um algoritmo de </w:t>
      </w:r>
      <w:r>
        <w:rPr>
          <w:iCs/>
        </w:rPr>
        <w:lastRenderedPageBreak/>
        <w:t>mascaramento e a base do CPF ou CNPJ mascarado. Essas chaves possibilitam alimentar os grafos e criar as referências e vínculos entre os integrantes do GE.</w:t>
      </w:r>
    </w:p>
    <w:p w14:paraId="23807D80" w14:textId="77777777" w:rsidR="002274F5" w:rsidRDefault="002274F5" w:rsidP="002274F5">
      <w:pPr>
        <w:spacing w:after="40" w:line="360" w:lineRule="auto"/>
        <w:ind w:firstLine="567"/>
        <w:rPr>
          <w:iCs/>
        </w:rPr>
      </w:pP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F0B1" w14:textId="77777777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1 - Chaves únicas de referência entre empresas e sócios</w:t>
      </w:r>
    </w:p>
    <w:p w14:paraId="17C5A0FF" w14:textId="6B8A09CA" w:rsidR="00B43B7D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5DFE2E4" w14:textId="77777777" w:rsidR="003E30A0" w:rsidRDefault="003E30A0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2A8F923B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</w:t>
      </w:r>
      <w:r w:rsidR="00D632FF">
        <w:rPr>
          <w:iCs/>
        </w:rPr>
        <w:t xml:space="preserve">das </w:t>
      </w:r>
      <w:r w:rsidRPr="00527CD0">
        <w:rPr>
          <w:iCs/>
        </w:rPr>
        <w:t>área</w:t>
      </w:r>
      <w:r w:rsidR="00D632FF">
        <w:rPr>
          <w:iCs/>
        </w:rPr>
        <w:t>s</w:t>
      </w:r>
      <w:r w:rsidRPr="00527CD0">
        <w:rPr>
          <w:iCs/>
        </w:rPr>
        <w:t xml:space="preserve"> da matemática que se dedica ao estudo de diagramas,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0FF9A2F1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D632FF">
        <w:t xml:space="preserve">, </w:t>
      </w:r>
      <w:r w:rsidR="00B43B7D">
        <w:t xml:space="preserve">demonstrado na </w:t>
      </w:r>
      <w:r w:rsidR="00380E73">
        <w:t xml:space="preserve">Figura 2. Observa-se que o nó </w:t>
      </w:r>
      <w:r w:rsidR="00D632FF">
        <w:t>‘</w:t>
      </w:r>
      <w:r w:rsidR="00380E73">
        <w:t>A</w:t>
      </w:r>
      <w:r w:rsidR="00D632FF">
        <w:t>’</w:t>
      </w:r>
      <w:r w:rsidR="00380E73">
        <w:t xml:space="preserve"> se liga ao nó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e 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ao nó </w:t>
      </w:r>
      <w:r w:rsidR="00D632FF">
        <w:t>‘</w:t>
      </w:r>
      <w:r w:rsidR="00380E73">
        <w:t>C</w:t>
      </w:r>
      <w:r w:rsidR="00D632FF">
        <w:t>’</w:t>
      </w:r>
      <w:r w:rsidR="00380E73">
        <w:t xml:space="preserve">, porém não existe nenhuma ligação ou vínculo do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para o </w:t>
      </w:r>
      <w:r w:rsidR="00D632FF">
        <w:t>‘</w:t>
      </w:r>
      <w:r w:rsidR="00380E73">
        <w:t>A</w:t>
      </w:r>
      <w:r w:rsidR="00D632FF">
        <w:t>’</w:t>
      </w:r>
      <w:r w:rsidR="00380E73">
        <w:t xml:space="preserve">, do </w:t>
      </w:r>
      <w:r w:rsidR="00D632FF">
        <w:t>‘</w:t>
      </w:r>
      <w:r w:rsidR="00380E73">
        <w:t>C</w:t>
      </w:r>
      <w:r w:rsidR="00D632FF">
        <w:t>’</w:t>
      </w:r>
      <w:r w:rsidR="00380E73">
        <w:t xml:space="preserve"> para o </w:t>
      </w:r>
      <w:r w:rsidR="00D632FF">
        <w:t>‘</w:t>
      </w:r>
      <w:r w:rsidR="00380E73">
        <w:t>B</w:t>
      </w:r>
      <w:r w:rsidR="00D632FF">
        <w:t>’</w:t>
      </w:r>
      <w:r w:rsidR="00380E73">
        <w:t xml:space="preserve"> e nem do </w:t>
      </w:r>
      <w:r w:rsidR="00D632FF">
        <w:t>‘C’ para o ‘A’,</w:t>
      </w:r>
      <w:r w:rsidR="00380E73">
        <w:t xml:space="preserve"> ou seja, são vínculos unidirecionais</w:t>
      </w:r>
      <w:r w:rsidR="004B6EB7">
        <w:t xml:space="preserve">. </w:t>
      </w:r>
      <w:r w:rsidR="00380E73">
        <w:t>Rotas de entregas em aplicativos de entrega, pode</w:t>
      </w:r>
      <w:r w:rsidR="00D632FF">
        <w:t>m</w:t>
      </w:r>
      <w:r w:rsidR="00380E73">
        <w:t xml:space="preserve"> ser considerad</w:t>
      </w:r>
      <w:r w:rsidR="00D632FF">
        <w:t>as</w:t>
      </w:r>
      <w:r w:rsidR="00380E73">
        <w:t xml:space="preserve"> um exemplo da utilização desse tipo de abordagem</w:t>
      </w:r>
      <w:r w:rsidR="003E30A0">
        <w:t>.</w:t>
      </w:r>
    </w:p>
    <w:p w14:paraId="3CC160FC" w14:textId="77777777" w:rsidR="004B6EB7" w:rsidRDefault="004B6EB7" w:rsidP="003E30A0">
      <w:pPr>
        <w:spacing w:after="40" w:line="360" w:lineRule="auto"/>
        <w:ind w:firstLine="567"/>
      </w:pPr>
    </w:p>
    <w:p w14:paraId="44E647CD" w14:textId="101FD970" w:rsidR="00AF25CB" w:rsidRDefault="004B6EB7" w:rsidP="003E30A0">
      <w:pPr>
        <w:spacing w:after="40" w:line="360" w:lineRule="auto"/>
      </w:pPr>
      <w:r w:rsidRPr="004B6EB7">
        <w:rPr>
          <w:noProof/>
        </w:rPr>
        <w:drawing>
          <wp:inline distT="0" distB="0" distL="0" distR="0" wp14:anchorId="41FA0B99" wp14:editId="165E835E">
            <wp:extent cx="5634000" cy="1800290"/>
            <wp:effectExtent l="0" t="0" r="5080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18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43E" w14:textId="77777777" w:rsidR="003E30A0" w:rsidRDefault="003E30A0" w:rsidP="003E30A0">
      <w:pPr>
        <w:spacing w:after="40" w:line="360" w:lineRule="auto"/>
        <w:jc w:val="left"/>
      </w:pPr>
      <w:r>
        <w:t>Figura 2. Grafo direcionado</w:t>
      </w:r>
    </w:p>
    <w:p w14:paraId="25B36265" w14:textId="6E6D9AD9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lastRenderedPageBreak/>
        <w:t>Fonte: Resultados originais da pesquisa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06AC2FF" w:rsidR="003627E5" w:rsidRDefault="003627E5" w:rsidP="006E2B51">
      <w:pPr>
        <w:spacing w:after="40" w:line="360" w:lineRule="auto"/>
        <w:ind w:firstLine="567"/>
      </w:pPr>
      <w:r>
        <w:t>Já em grafos não direcionados, as arestas não têm direção, indicando uma relação bidirecional ou mútua entre os vértices. Esse tipo de grafo é usado</w:t>
      </w:r>
      <w:r w:rsidR="00D632FF">
        <w:t>,</w:t>
      </w:r>
      <w:r>
        <w:t xml:space="preserve">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D632FF">
      <w:pPr>
        <w:spacing w:after="40" w:line="360" w:lineRule="auto"/>
        <w:rPr>
          <w:iCs/>
        </w:rPr>
      </w:pPr>
    </w:p>
    <w:p w14:paraId="6422E31A" w14:textId="4CC66745" w:rsidR="004B6EB7" w:rsidRDefault="004B6EB7" w:rsidP="003E30A0">
      <w:pPr>
        <w:spacing w:after="40" w:line="360" w:lineRule="auto"/>
        <w:jc w:val="left"/>
        <w:rPr>
          <w:iCs/>
        </w:rPr>
      </w:pPr>
      <w:r w:rsidRPr="00AF25CB">
        <w:rPr>
          <w:iCs/>
          <w:noProof/>
        </w:rPr>
        <w:drawing>
          <wp:inline distT="0" distB="0" distL="0" distR="0" wp14:anchorId="2B0F39DB" wp14:editId="3CE8600E">
            <wp:extent cx="5740842" cy="3745153"/>
            <wp:effectExtent l="0" t="0" r="0" b="8255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986" cy="37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72F" w14:textId="67CCEB85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3. Estrutura de Grado não direcionado</w:t>
      </w:r>
    </w:p>
    <w:p w14:paraId="673CC4AE" w14:textId="77777777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5618145C" w14:textId="04037CB0" w:rsidR="009751E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</w:t>
      </w:r>
      <w:r w:rsidR="00D632FF">
        <w:t>foram</w:t>
      </w:r>
      <w:r w:rsidR="00380E73">
        <w:t xml:space="preserve"> desenvolvido</w:t>
      </w:r>
      <w:r w:rsidR="00D632FF">
        <w:t>s</w:t>
      </w:r>
      <w:r w:rsidR="00380E73">
        <w:t xml:space="preserve">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</w:t>
      </w:r>
      <w:r w:rsidR="00D632FF">
        <w:t>é</w:t>
      </w:r>
      <w:r w:rsidR="00380E73">
        <w:t xml:space="preserve">rcio’ </w:t>
      </w:r>
      <w:r w:rsidR="00D632FF">
        <w:t>e</w:t>
      </w:r>
      <w:r w:rsidR="00380E73">
        <w:t xml:space="preserve">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>
        <w:t>Dataframes</w:t>
      </w:r>
      <w:proofErr w:type="spellEnd"/>
      <w:r>
        <w:rPr>
          <w:rStyle w:val="Refdenotaderodap"/>
        </w:rPr>
        <w:footnoteReference w:id="1"/>
      </w:r>
      <w:r>
        <w:t>, descritos como empresas, sócios e relação empresa e sócio. Em seguida</w:t>
      </w:r>
      <w:r w:rsidR="00D632FF">
        <w:t>,</w:t>
      </w:r>
      <w:r>
        <w:t xml:space="preserve"> é executad</w:t>
      </w:r>
      <w:r w:rsidR="00D632FF">
        <w:t>a</w:t>
      </w:r>
      <w:r>
        <w:t xml:space="preserve"> massivamente </w:t>
      </w:r>
      <w:r>
        <w:lastRenderedPageBreak/>
        <w:t xml:space="preserve">a validação de relacionamentos entre as empresas e sócios, </w:t>
      </w:r>
      <w:r w:rsidR="00B43B7D">
        <w:t xml:space="preserve">criando e </w:t>
      </w:r>
      <w:r>
        <w:t xml:space="preserve">associando as arestas 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 ilustra como parte dos </w:t>
      </w:r>
      <w:r w:rsidR="00B43B7D">
        <w:t>conjuntos</w:t>
      </w:r>
      <w:r w:rsidR="00B97070">
        <w:t xml:space="preserve">, denominados GE, foram gerados após a execução do algoritmo. 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8105AF">
        <w:tc>
          <w:tcPr>
            <w:tcW w:w="4472" w:type="dxa"/>
          </w:tcPr>
          <w:p w14:paraId="797820E6" w14:textId="7B59FDDC" w:rsidR="00B97070" w:rsidRDefault="00B97070" w:rsidP="008105AF">
            <w:pPr>
              <w:spacing w:after="40" w:line="360" w:lineRule="auto"/>
              <w:jc w:val="left"/>
            </w:pPr>
            <w:r w:rsidRPr="00B9490B">
              <w:rPr>
                <w:noProof/>
              </w:rPr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8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rPr>
                <w:noProof/>
              </w:rPr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48224" w14:textId="77777777" w:rsidR="008105AF" w:rsidRDefault="008105AF" w:rsidP="008105AF">
      <w:pPr>
        <w:spacing w:after="40" w:line="360" w:lineRule="auto"/>
        <w:jc w:val="left"/>
      </w:pPr>
      <w:r w:rsidRPr="008105AF">
        <w:rPr>
          <w:iCs/>
        </w:rPr>
        <w:t>Figura</w:t>
      </w:r>
      <w:r>
        <w:t xml:space="preserve"> 4. Grafo de referência</w:t>
      </w:r>
    </w:p>
    <w:p w14:paraId="741B4098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2F4120DF" w:rsidR="005528B8" w:rsidRDefault="008105AF" w:rsidP="004B6EB7">
      <w:pPr>
        <w:spacing w:after="40" w:line="360" w:lineRule="auto"/>
        <w:ind w:firstLine="567"/>
        <w:rPr>
          <w:iCs/>
        </w:rPr>
      </w:pPr>
      <w:r>
        <w:rPr>
          <w:iCs/>
        </w:rPr>
        <w:t>A seguir são apresentados os resultados do trabalho já com as imagens exportadas pelo algoritmo e como é possível identificar os vínculos entre sócios e empresas</w:t>
      </w:r>
      <w:commentRangeStart w:id="31"/>
      <w:commentRangeStart w:id="32"/>
      <w:r w:rsidR="005528B8">
        <w:rPr>
          <w:iCs/>
        </w:rPr>
        <w:t>.</w:t>
      </w:r>
      <w:commentRangeEnd w:id="31"/>
      <w:r w:rsidR="00BD2701">
        <w:rPr>
          <w:rStyle w:val="Refdecomentrio"/>
        </w:rPr>
        <w:commentReference w:id="31"/>
      </w:r>
      <w:commentRangeEnd w:id="32"/>
      <w:r>
        <w:rPr>
          <w:rStyle w:val="Refdecomentrio"/>
        </w:rPr>
        <w:commentReference w:id="32"/>
      </w:r>
    </w:p>
    <w:p w14:paraId="2E7C0E34" w14:textId="44C21DC0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</w:t>
      </w:r>
      <w:proofErr w:type="gramStart"/>
      <w:r w:rsidR="00272CA0">
        <w:rPr>
          <w:iCs/>
        </w:rPr>
        <w:t>à</w:t>
      </w:r>
      <w:proofErr w:type="gramEnd"/>
      <w:r>
        <w:rPr>
          <w:iCs/>
        </w:rPr>
        <w:t xml:space="preserve">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5F5E0D51" w14:textId="69FB3437" w:rsidR="007B7DA1" w:rsidRDefault="00331161" w:rsidP="008105AF">
      <w:pPr>
        <w:spacing w:after="40" w:line="360" w:lineRule="auto"/>
        <w:jc w:val="left"/>
        <w:rPr>
          <w:iCs/>
        </w:rPr>
      </w:pPr>
      <w:r w:rsidRPr="00331161">
        <w:rPr>
          <w:iCs/>
          <w:noProof/>
        </w:rPr>
        <w:drawing>
          <wp:inline distT="0" distB="0" distL="0" distR="0" wp14:anchorId="11DD59F1" wp14:editId="362A0AC9">
            <wp:extent cx="5685183" cy="2984250"/>
            <wp:effectExtent l="0" t="0" r="0" b="6985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739" cy="29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5A3E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5. Grupo Econômico – Vínculo Societário</w:t>
      </w:r>
    </w:p>
    <w:p w14:paraId="30EE6114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ACE4D6B" w14:textId="65C036B9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Na figura 5, pode-se visualizar as referências entre as empresas e sócios. É possível identificar um vínculo entre as empresas ‘FR Com</w:t>
      </w:r>
      <w:r w:rsidR="00A7321C">
        <w:rPr>
          <w:iCs/>
        </w:rPr>
        <w:t>é</w:t>
      </w:r>
      <w:r>
        <w:rPr>
          <w:iCs/>
        </w:rPr>
        <w:t xml:space="preserve">rcio’ e a ‘Restaurante Cantinho’ através do nó ‘AJM*’. Esse vínculo entre as empresas, por sua vez, demonstra que a análise isoladamente das empresas e sócios pode ser insuficiente ao avaliar o risco de crédito envolvido. Os vínculos entre indivíduos </w:t>
      </w:r>
      <w:r w:rsidR="00A7321C">
        <w:rPr>
          <w:iCs/>
        </w:rPr>
        <w:t>trazem</w:t>
      </w:r>
      <w:r>
        <w:rPr>
          <w:iCs/>
        </w:rPr>
        <w:t xml:space="preserve"> maior visibilidade na identificação das características dos envolvidos na análise de crédito, já que dessa forma é possível identificar o poder de inferência positiva ou negativa entre os envolvidos. </w:t>
      </w:r>
    </w:p>
    <w:p w14:paraId="377CE899" w14:textId="3DBB7BF8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Por exemplo, supondo que a empresa ‘Restaurante Cantinho’, vist</w:t>
      </w:r>
      <w:r w:rsidR="00A7321C">
        <w:rPr>
          <w:iCs/>
        </w:rPr>
        <w:t>a</w:t>
      </w:r>
      <w:r>
        <w:rPr>
          <w:iCs/>
        </w:rPr>
        <w:t xml:space="preserve"> na figura 5, seja uma empresa que possua alguma restrição bancária, tal como uma desonra de contrato. O fato de um dos indivíduos do grupo não possuir boa relação com o crédito pode criar uma situação negativa para todo o GE, ou seja, ao disponibilizar crédito para </w:t>
      </w:r>
      <w:r w:rsidR="00A7321C">
        <w:rPr>
          <w:iCs/>
        </w:rPr>
        <w:t xml:space="preserve">a </w:t>
      </w:r>
      <w:r>
        <w:rPr>
          <w:iCs/>
        </w:rPr>
        <w:t>empresa ‘FR Com</w:t>
      </w:r>
      <w:r w:rsidR="00A7321C">
        <w:rPr>
          <w:iCs/>
        </w:rPr>
        <w:t>é</w:t>
      </w:r>
      <w:r>
        <w:rPr>
          <w:iCs/>
        </w:rPr>
        <w:t xml:space="preserve">rcio’ é necessário ter maior cautela já que existe alguma restrição ativa dentro do GE. </w:t>
      </w:r>
    </w:p>
    <w:p w14:paraId="5CD5C984" w14:textId="3BCF436C" w:rsidR="00251A23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Essa abordagem deve ser relevante com a adição de outras variáveis, ou seja, a identificação das relações entre os indivíduos não deve ser necessariamente considerad</w:t>
      </w:r>
      <w:r w:rsidR="00A7321C">
        <w:rPr>
          <w:iCs/>
        </w:rPr>
        <w:t>a</w:t>
      </w:r>
      <w:r>
        <w:rPr>
          <w:iCs/>
        </w:rPr>
        <w:t xml:space="preserve"> como a única forma da análise do risco de crédito envolvido, mas já garante maior visibilidade na avaliação do perfil do GE.</w:t>
      </w:r>
    </w:p>
    <w:p w14:paraId="7E3A703F" w14:textId="77777777" w:rsidR="009A5155" w:rsidRDefault="009A5155" w:rsidP="008105AF">
      <w:pPr>
        <w:spacing w:after="40" w:line="360" w:lineRule="auto"/>
        <w:ind w:firstLine="567"/>
        <w:rPr>
          <w:iCs/>
        </w:rPr>
      </w:pPr>
    </w:p>
    <w:p w14:paraId="7F453EBE" w14:textId="1E0CEF8A" w:rsidR="00251A23" w:rsidRDefault="00251A23" w:rsidP="008105AF">
      <w:pPr>
        <w:spacing w:after="40" w:line="360" w:lineRule="auto"/>
        <w:jc w:val="left"/>
        <w:rPr>
          <w:iCs/>
        </w:rPr>
      </w:pPr>
      <w:r w:rsidRPr="00251A23">
        <w:rPr>
          <w:iCs/>
          <w:noProof/>
        </w:rPr>
        <w:lastRenderedPageBreak/>
        <w:drawing>
          <wp:inline distT="0" distB="0" distL="0" distR="0" wp14:anchorId="3ED8FE7E" wp14:editId="498D2D71">
            <wp:extent cx="5761052" cy="4714282"/>
            <wp:effectExtent l="0" t="0" r="0" b="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3515" cy="473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28246DF2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6. Grupo Econômico – Vínculo Societário com grande ramificação</w:t>
      </w:r>
    </w:p>
    <w:p w14:paraId="3EEEFB3E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4F8FEC4C" w:rsidR="00827A85" w:rsidRDefault="008105AF" w:rsidP="0041171F">
      <w:pPr>
        <w:spacing w:after="40" w:line="360" w:lineRule="auto"/>
        <w:ind w:firstLine="567"/>
        <w:rPr>
          <w:iCs/>
        </w:rPr>
      </w:pPr>
      <w:r>
        <w:rPr>
          <w:iCs/>
        </w:rPr>
        <w:t>A relação dos sócios está diretamente relacionada com a capacidade de tomada de decisão na empresa e</w:t>
      </w:r>
      <w:r w:rsidR="002C5487">
        <w:rPr>
          <w:iCs/>
        </w:rPr>
        <w:t>,</w:t>
      </w:r>
      <w:r>
        <w:rPr>
          <w:iCs/>
        </w:rPr>
        <w:t xml:space="preserve"> por isso</w:t>
      </w:r>
      <w:r w:rsidR="002C5487">
        <w:rPr>
          <w:iCs/>
        </w:rPr>
        <w:t>,</w:t>
      </w:r>
      <w:r>
        <w:rPr>
          <w:iCs/>
        </w:rPr>
        <w:t xml:space="preserve"> sócios com pouca participação societária </w:t>
      </w:r>
      <w:r w:rsidR="002C5487">
        <w:rPr>
          <w:iCs/>
        </w:rPr>
        <w:t>podem</w:t>
      </w:r>
      <w:r>
        <w:rPr>
          <w:iCs/>
        </w:rPr>
        <w:t xml:space="preserve"> não representar grande impacto ao risco envolvido. Percebe-se que ao considerar somente o vínculo entre as empresas e sócios em um GE, podemos ter grupos com muitos vínculos como visto na figura 6 e 7, trazendo talvez uma visão ofuscada em relação ao risco agregado, já que mesmo havendo vínculos entre as empresas e sócios, a distância entre os nós, pode ser muito grande e com pouca relevância para avaliação do risco de crédito.</w:t>
      </w:r>
    </w:p>
    <w:p w14:paraId="669E5BFE" w14:textId="77777777" w:rsidR="009A5155" w:rsidRDefault="009A5155" w:rsidP="0041171F">
      <w:pPr>
        <w:spacing w:after="40" w:line="360" w:lineRule="auto"/>
        <w:ind w:firstLine="567"/>
        <w:rPr>
          <w:iCs/>
        </w:rPr>
      </w:pPr>
    </w:p>
    <w:p w14:paraId="72D0BE3F" w14:textId="022306CB" w:rsidR="00251A23" w:rsidRDefault="0041171F" w:rsidP="008105AF">
      <w:pPr>
        <w:spacing w:after="40" w:line="360" w:lineRule="auto"/>
        <w:jc w:val="left"/>
        <w:rPr>
          <w:iCs/>
        </w:rPr>
      </w:pPr>
      <w:r w:rsidRPr="0041171F">
        <w:rPr>
          <w:iCs/>
          <w:noProof/>
        </w:rPr>
        <w:lastRenderedPageBreak/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39D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7. Grupo Econômico – Vínculo Societário – Zoom vínculo com muitas arestas e distante</w:t>
      </w:r>
    </w:p>
    <w:p w14:paraId="31F5E213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6BDE0A36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 xml:space="preserve">Existe também uma abordagem para empresas compostas </w:t>
      </w:r>
      <w:r w:rsidR="00801FCE">
        <w:rPr>
          <w:bCs/>
        </w:rPr>
        <w:t xml:space="preserve">por </w:t>
      </w:r>
      <w:r>
        <w:rPr>
          <w:bCs/>
        </w:rPr>
        <w:t>muitas arestas, as quais podem ter uma grande capacidade de criação de novos vínculos, como visto na figura 6 e 7. Nesses casos</w:t>
      </w:r>
      <w:r w:rsidR="00801FCE">
        <w:rPr>
          <w:bCs/>
        </w:rPr>
        <w:t>,</w:t>
      </w:r>
      <w:r>
        <w:rPr>
          <w:bCs/>
        </w:rPr>
        <w:t xml:space="preserve"> podemos considerar que a identificação de forma rápida e proativa dos novos vínculos</w:t>
      </w:r>
      <w:r w:rsidR="00EE2621">
        <w:rPr>
          <w:bCs/>
        </w:rPr>
        <w:t xml:space="preserve"> dá maior dinamismo </w:t>
      </w:r>
      <w:r w:rsidR="00801FCE">
        <w:rPr>
          <w:bCs/>
        </w:rPr>
        <w:t>à</w:t>
      </w:r>
      <w:r w:rsidR="00EE2621">
        <w:rPr>
          <w:bCs/>
        </w:rPr>
        <w:t xml:space="preserve">s </w:t>
      </w:r>
      <w:proofErr w:type="spellStart"/>
      <w:r w:rsidR="00EE2621">
        <w:rPr>
          <w:bCs/>
        </w:rPr>
        <w:t>IFs</w:t>
      </w:r>
      <w:proofErr w:type="spellEnd"/>
      <w:r w:rsidR="00EE2621">
        <w:rPr>
          <w:bCs/>
        </w:rPr>
        <w:t xml:space="preserve"> ao avaliar o risco de crédito </w:t>
      </w:r>
      <w:r>
        <w:rPr>
          <w:bCs/>
        </w:rPr>
        <w:t>inferido</w:t>
      </w:r>
      <w:r w:rsidR="00801FCE">
        <w:rPr>
          <w:bCs/>
        </w:rPr>
        <w:t>,</w:t>
      </w:r>
      <w:r>
        <w:rPr>
          <w:bCs/>
        </w:rPr>
        <w:t xml:space="preserve">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74601EC2" w14:textId="0CECE79C" w:rsidR="008105AF" w:rsidRDefault="008105AF" w:rsidP="008105AF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Concessão de c</w:t>
      </w:r>
      <w:r w:rsidRPr="006C4CD3">
        <w:rPr>
          <w:bCs/>
        </w:rPr>
        <w:t xml:space="preserve">rédito e a </w:t>
      </w:r>
      <w:r>
        <w:rPr>
          <w:bCs/>
        </w:rPr>
        <w:t xml:space="preserve">gestão </w:t>
      </w:r>
      <w:r w:rsidRPr="006C4CD3">
        <w:rPr>
          <w:bCs/>
        </w:rPr>
        <w:t xml:space="preserve">de risco são fundamentais para assegurar a estabilidade e a sustentabilidade das </w:t>
      </w:r>
      <w:proofErr w:type="spellStart"/>
      <w:r>
        <w:rPr>
          <w:bCs/>
        </w:rPr>
        <w:t>IFs</w:t>
      </w:r>
      <w:proofErr w:type="spellEnd"/>
      <w:r>
        <w:rPr>
          <w:bCs/>
        </w:rPr>
        <w:t>, pois são basicamente o núcleo de seus negócios</w:t>
      </w:r>
      <w:r w:rsidRPr="006C4CD3">
        <w:rPr>
          <w:bCs/>
        </w:rPr>
        <w:t>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</w:t>
      </w:r>
      <w:r w:rsidRPr="006C4CD3">
        <w:rPr>
          <w:bCs/>
        </w:rPr>
        <w:t xml:space="preserve">. </w:t>
      </w:r>
      <w:r w:rsidR="00804692" w:rsidRPr="00804692">
        <w:rPr>
          <w:bCs/>
        </w:rPr>
        <w:t>Ao introduzir o conceito de GE na análise de risco de crédito, observamos uma otimização dos métodos de avaliação, aumentando a segurança para cumprir as diretrizes definidas pelo BACEN.</w:t>
      </w:r>
    </w:p>
    <w:p w14:paraId="0F67C289" w14:textId="79DA7206" w:rsidR="003A335C" w:rsidRDefault="00DD3D76" w:rsidP="00DD3D76">
      <w:pPr>
        <w:pStyle w:val="PargrafodaLista"/>
        <w:spacing w:line="360" w:lineRule="auto"/>
        <w:ind w:left="0" w:firstLine="709"/>
        <w:rPr>
          <w:bCs/>
        </w:rPr>
      </w:pPr>
      <w:r w:rsidRPr="00003BC8">
        <w:rPr>
          <w:bCs/>
        </w:rPr>
        <w:t xml:space="preserve">Assim, o algoritmo desenvolvido simplifica a identificação das estruturas dos </w:t>
      </w:r>
      <w:proofErr w:type="spellStart"/>
      <w:r w:rsidRPr="00003BC8">
        <w:rPr>
          <w:bCs/>
        </w:rPr>
        <w:t>GEs</w:t>
      </w:r>
      <w:proofErr w:type="spellEnd"/>
      <w:r w:rsidRPr="00003BC8">
        <w:rPr>
          <w:bCs/>
        </w:rPr>
        <w:t>, evidenciando os laços entre empresas e sócios a partir das participações societárias. Isso possibilitou a criação de visões claras das conexões</w:t>
      </w:r>
      <w:r w:rsidR="003153E4">
        <w:rPr>
          <w:bCs/>
        </w:rPr>
        <w:t xml:space="preserve"> entre seus indivíduos</w:t>
      </w:r>
      <w:r w:rsidRPr="00003BC8">
        <w:rPr>
          <w:bCs/>
        </w:rPr>
        <w:t xml:space="preserve">, aumentando a </w:t>
      </w:r>
      <w:r w:rsidR="003153E4">
        <w:rPr>
          <w:bCs/>
        </w:rPr>
        <w:t>capilaridade na</w:t>
      </w:r>
      <w:r w:rsidRPr="00003BC8">
        <w:rPr>
          <w:bCs/>
        </w:rPr>
        <w:t xml:space="preserve"> avaliação de risco de crédito</w:t>
      </w:r>
      <w:r w:rsidR="008105AF" w:rsidRPr="004D211C">
        <w:rPr>
          <w:bCs/>
        </w:rPr>
        <w:t xml:space="preserve">. </w:t>
      </w:r>
      <w:r w:rsidR="007E78AC">
        <w:rPr>
          <w:bCs/>
        </w:rPr>
        <w:t>Essa afirmação é corrobora</w:t>
      </w:r>
      <w:r w:rsidR="005976E1">
        <w:rPr>
          <w:bCs/>
        </w:rPr>
        <w:t>da</w:t>
      </w:r>
      <w:r w:rsidR="007E78AC">
        <w:rPr>
          <w:bCs/>
        </w:rPr>
        <w:t xml:space="preserve"> indiretamente com a análise demonstrada por </w:t>
      </w:r>
      <w:r w:rsidR="007E78AC" w:rsidRPr="00137FF8">
        <w:rPr>
          <w:bCs/>
        </w:rPr>
        <w:t>Jesse</w:t>
      </w:r>
      <w:r w:rsidR="005976E1" w:rsidRPr="00137FF8">
        <w:rPr>
          <w:bCs/>
        </w:rPr>
        <w:t xml:space="preserve"> (</w:t>
      </w:r>
      <w:r w:rsidR="007E78AC" w:rsidRPr="00137FF8">
        <w:rPr>
          <w:bCs/>
        </w:rPr>
        <w:t>2020</w:t>
      </w:r>
      <w:r w:rsidR="005976E1" w:rsidRPr="00137FF8">
        <w:rPr>
          <w:bCs/>
        </w:rPr>
        <w:t>)</w:t>
      </w:r>
      <w:r w:rsidR="007E78AC" w:rsidRPr="007E78AC">
        <w:rPr>
          <w:bCs/>
        </w:rPr>
        <w:t>, que dis</w:t>
      </w:r>
      <w:r w:rsidR="007E78AC">
        <w:rPr>
          <w:bCs/>
        </w:rPr>
        <w:t>corre sobre como medir e controlar o risco, utilizando métodos quantitativos e qualitativos.</w:t>
      </w:r>
      <w:r w:rsidR="003A335C">
        <w:rPr>
          <w:bCs/>
        </w:rPr>
        <w:t xml:space="preserve"> Segundo o autor, ao utilizar o método </w:t>
      </w:r>
      <w:r w:rsidR="003A335C">
        <w:rPr>
          <w:bCs/>
        </w:rPr>
        <w:lastRenderedPageBreak/>
        <w:t>quantitativo, é possível identificar variáveis</w:t>
      </w:r>
      <w:r w:rsidR="00137FF8">
        <w:rPr>
          <w:bCs/>
        </w:rPr>
        <w:t xml:space="preserve"> </w:t>
      </w:r>
      <w:r w:rsidR="005976E1">
        <w:rPr>
          <w:bCs/>
        </w:rPr>
        <w:t>como</w:t>
      </w:r>
      <w:r w:rsidR="00137FF8">
        <w:rPr>
          <w:bCs/>
        </w:rPr>
        <w:t xml:space="preserve"> </w:t>
      </w:r>
      <w:r w:rsidR="005976E1">
        <w:rPr>
          <w:bCs/>
        </w:rPr>
        <w:t>renda, taxas de juros aplicadas, prazos, histórico de inadimplência, liquidez do tomador, que</w:t>
      </w:r>
      <w:r w:rsidR="003A335C">
        <w:rPr>
          <w:bCs/>
        </w:rPr>
        <w:t xml:space="preserve"> podem </w:t>
      </w:r>
      <w:r w:rsidR="00137FF8" w:rsidRPr="00137FF8">
        <w:rPr>
          <w:bCs/>
        </w:rPr>
        <w:t>indicar que as contrapartes envolvidas no contrato podem não respeitar os acordos firmados.</w:t>
      </w:r>
      <w:r w:rsidR="003A335C">
        <w:rPr>
          <w:bCs/>
        </w:rPr>
        <w:t xml:space="preserve"> Já em uma visão qualitativa</w:t>
      </w:r>
      <w:r w:rsidR="00D33F9C">
        <w:rPr>
          <w:bCs/>
        </w:rPr>
        <w:t xml:space="preserve">, é inferido um perfil ao tomador, </w:t>
      </w:r>
      <w:r w:rsidR="00137FF8" w:rsidRPr="00137FF8">
        <w:rPr>
          <w:bCs/>
        </w:rPr>
        <w:t xml:space="preserve">baseado </w:t>
      </w:r>
      <w:r w:rsidR="00D33F9C">
        <w:rPr>
          <w:bCs/>
        </w:rPr>
        <w:t xml:space="preserve">em suas características, tais como, </w:t>
      </w:r>
      <w:r w:rsidR="005976E1">
        <w:rPr>
          <w:bCs/>
        </w:rPr>
        <w:t>capacidade de honra, vínculos empregatícios legais (</w:t>
      </w:r>
      <w:proofErr w:type="spellStart"/>
      <w:r w:rsidR="005976E1">
        <w:rPr>
          <w:bCs/>
        </w:rPr>
        <w:t>ex</w:t>
      </w:r>
      <w:proofErr w:type="spellEnd"/>
      <w:r w:rsidR="005976E1">
        <w:rPr>
          <w:bCs/>
        </w:rPr>
        <w:t xml:space="preserve">: trabalho análogo </w:t>
      </w:r>
      <w:r w:rsidR="00801FCE">
        <w:rPr>
          <w:bCs/>
        </w:rPr>
        <w:t>à</w:t>
      </w:r>
      <w:r w:rsidR="005976E1">
        <w:rPr>
          <w:bCs/>
        </w:rPr>
        <w:t xml:space="preserve"> escravidão), outros contratos em dia ou em </w:t>
      </w:r>
      <w:proofErr w:type="gramStart"/>
      <w:r w:rsidR="00137FF8">
        <w:rPr>
          <w:bCs/>
        </w:rPr>
        <w:t>atraso</w:t>
      </w:r>
      <w:r w:rsidR="00801FCE">
        <w:rPr>
          <w:bCs/>
        </w:rPr>
        <w:t>,</w:t>
      </w:r>
      <w:r w:rsidR="00137FF8" w:rsidRPr="00137FF8">
        <w:rPr>
          <w:bCs/>
        </w:rPr>
        <w:t xml:space="preserve"> etc.</w:t>
      </w:r>
      <w:proofErr w:type="gramEnd"/>
    </w:p>
    <w:p w14:paraId="4C70B85B" w14:textId="1546C95B" w:rsidR="003D1350" w:rsidRDefault="003153E4" w:rsidP="003D1350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Sendo assim</w:t>
      </w:r>
      <w:r w:rsidR="00AD52BD">
        <w:rPr>
          <w:bCs/>
        </w:rPr>
        <w:t xml:space="preserve">, </w:t>
      </w:r>
      <w:r w:rsidR="003D1350">
        <w:rPr>
          <w:bCs/>
        </w:rPr>
        <w:t xml:space="preserve">as </w:t>
      </w:r>
      <w:proofErr w:type="spellStart"/>
      <w:r w:rsidR="003D1350">
        <w:rPr>
          <w:bCs/>
        </w:rPr>
        <w:t>IFs</w:t>
      </w:r>
      <w:proofErr w:type="spellEnd"/>
      <w:r w:rsidR="003D1350">
        <w:rPr>
          <w:bCs/>
        </w:rPr>
        <w:t xml:space="preserve"> </w:t>
      </w:r>
      <w:r w:rsidR="001F65B7">
        <w:rPr>
          <w:bCs/>
        </w:rPr>
        <w:t xml:space="preserve">precisam </w:t>
      </w:r>
      <w:r>
        <w:rPr>
          <w:bCs/>
        </w:rPr>
        <w:t>c</w:t>
      </w:r>
      <w:r w:rsidR="003D1350">
        <w:rPr>
          <w:bCs/>
        </w:rPr>
        <w:t>ontro</w:t>
      </w:r>
      <w:r>
        <w:rPr>
          <w:bCs/>
        </w:rPr>
        <w:t xml:space="preserve">lar de forma mais eficiência a </w:t>
      </w:r>
      <w:r w:rsidR="003D1350">
        <w:rPr>
          <w:bCs/>
        </w:rPr>
        <w:t>gestão d</w:t>
      </w:r>
      <w:r>
        <w:rPr>
          <w:bCs/>
        </w:rPr>
        <w:t>o</w:t>
      </w:r>
      <w:r w:rsidR="003D1350">
        <w:rPr>
          <w:bCs/>
        </w:rPr>
        <w:t xml:space="preserve"> crédito e riscos. </w:t>
      </w:r>
      <w:r>
        <w:rPr>
          <w:bCs/>
        </w:rPr>
        <w:t xml:space="preserve">Pode ser </w:t>
      </w:r>
      <w:r w:rsidR="00AD52BD" w:rsidRPr="00AD52BD">
        <w:rPr>
          <w:bCs/>
        </w:rPr>
        <w:t>realizada utilizando modelos estatísticos</w:t>
      </w:r>
      <w:r w:rsidR="003D1350" w:rsidRPr="00D33F9C">
        <w:rPr>
          <w:bCs/>
        </w:rPr>
        <w:t>, algoritmos de aprendizado de máquina e técnicas avançadas para prever o risco associado a diferentes tipos de clientes e operações de crédito.</w:t>
      </w:r>
      <w:r w:rsidR="003D1350">
        <w:rPr>
          <w:bCs/>
        </w:rPr>
        <w:t xml:space="preserve"> </w:t>
      </w:r>
      <w:r w:rsidR="00AD52BD" w:rsidRPr="00AD52BD">
        <w:rPr>
          <w:bCs/>
        </w:rPr>
        <w:t xml:space="preserve">É nesse contexto que o trabalho apresentou uma abordagem para identificar automaticamente a formação de </w:t>
      </w:r>
      <w:proofErr w:type="spellStart"/>
      <w:r w:rsidR="00801FCE">
        <w:rPr>
          <w:bCs/>
        </w:rPr>
        <w:t>GEs</w:t>
      </w:r>
      <w:proofErr w:type="spellEnd"/>
      <w:r w:rsidR="001F65B7">
        <w:rPr>
          <w:bCs/>
        </w:rPr>
        <w:t xml:space="preserve">. </w:t>
      </w:r>
      <w:r w:rsidR="003D1350" w:rsidRPr="00D33F9C">
        <w:rPr>
          <w:bCs/>
        </w:rPr>
        <w:t xml:space="preserve">Esses grupos, por </w:t>
      </w:r>
      <w:r>
        <w:rPr>
          <w:bCs/>
        </w:rPr>
        <w:t xml:space="preserve">possuírem integrantes que estão </w:t>
      </w:r>
      <w:r w:rsidR="003D1350" w:rsidRPr="00D33F9C">
        <w:rPr>
          <w:bCs/>
        </w:rPr>
        <w:t xml:space="preserve">interligados economicamente, compartilham responsabilidades e riscos. Portanto, uma análise eficaz de </w:t>
      </w:r>
      <w:proofErr w:type="spellStart"/>
      <w:r w:rsidR="00AD52BD">
        <w:rPr>
          <w:bCs/>
        </w:rPr>
        <w:t>GEs</w:t>
      </w:r>
      <w:proofErr w:type="spellEnd"/>
      <w:r w:rsidR="003D1350" w:rsidRPr="00D33F9C">
        <w:rPr>
          <w:bCs/>
        </w:rPr>
        <w:t xml:space="preserve"> pode revelar potenciais exposições ao risco de crédito que, de outra forma, passariam despercebidas em uma avaliação isolada </w:t>
      </w:r>
      <w:r w:rsidR="001F65B7">
        <w:rPr>
          <w:bCs/>
        </w:rPr>
        <w:t xml:space="preserve">das variáveis quantitativas e qualitativas </w:t>
      </w:r>
      <w:r w:rsidR="003D1350" w:rsidRPr="00D33F9C">
        <w:rPr>
          <w:bCs/>
        </w:rPr>
        <w:t>de cada empresa.</w:t>
      </w:r>
    </w:p>
    <w:p w14:paraId="57A1659E" w14:textId="57A776CF" w:rsidR="001F65B7" w:rsidRDefault="00D33F9C" w:rsidP="001F65B7">
      <w:pPr>
        <w:pStyle w:val="PargrafodaLista"/>
        <w:spacing w:line="360" w:lineRule="auto"/>
        <w:ind w:left="0" w:firstLine="709"/>
        <w:rPr>
          <w:bCs/>
        </w:rPr>
      </w:pPr>
      <w:r w:rsidRPr="00D33F9C">
        <w:rPr>
          <w:bCs/>
        </w:rPr>
        <w:t xml:space="preserve">A automatização da identificação de </w:t>
      </w:r>
      <w:proofErr w:type="spellStart"/>
      <w:r w:rsidRPr="00D33F9C">
        <w:rPr>
          <w:bCs/>
        </w:rPr>
        <w:t>GEs</w:t>
      </w:r>
      <w:proofErr w:type="spellEnd"/>
      <w:r w:rsidRPr="00D33F9C">
        <w:rPr>
          <w:bCs/>
        </w:rPr>
        <w:t xml:space="preserve"> pode trazer inúmeros benefícios para a gestão de riscos em instituições financeiras. Em primeiro lugar, a automatização acelera o processo de análise, permitindo que grandes volumes de dados sejam processados em tempo real, </w:t>
      </w:r>
      <w:r w:rsidR="00AD52BD" w:rsidRPr="00AD52BD">
        <w:rPr>
          <w:bCs/>
        </w:rPr>
        <w:t xml:space="preserve">possibilitando </w:t>
      </w:r>
      <w:r w:rsidRPr="00D33F9C">
        <w:rPr>
          <w:bCs/>
        </w:rPr>
        <w:t xml:space="preserve">decisões mais rápidas e precisas. </w:t>
      </w:r>
      <w:r w:rsidR="00AD52BD">
        <w:rPr>
          <w:bCs/>
        </w:rPr>
        <w:t>O</w:t>
      </w:r>
      <w:r w:rsidRPr="00D33F9C">
        <w:rPr>
          <w:bCs/>
        </w:rPr>
        <w:t xml:space="preserve"> reconhecimento automático de relações entre empresas e sócios</w:t>
      </w:r>
      <w:r w:rsidR="0099729D">
        <w:rPr>
          <w:bCs/>
        </w:rPr>
        <w:t>,</w:t>
      </w:r>
      <w:r w:rsidRPr="00D33F9C">
        <w:rPr>
          <w:bCs/>
        </w:rPr>
        <w:t xml:space="preserve"> </w:t>
      </w:r>
      <w:r w:rsidR="00AD52BD" w:rsidRPr="00AD52BD">
        <w:rPr>
          <w:bCs/>
        </w:rPr>
        <w:t xml:space="preserve">melhora </w:t>
      </w:r>
      <w:r w:rsidRPr="00D33F9C">
        <w:rPr>
          <w:bCs/>
        </w:rPr>
        <w:t>a visibilidade sobre as possíveis interdependências financeiras, evitando que bancos concedam crédito a empresas cujo grupo pode estar comprometido</w:t>
      </w:r>
      <w:r w:rsidR="00AD52BD">
        <w:rPr>
          <w:bCs/>
        </w:rPr>
        <w:t>,</w:t>
      </w:r>
      <w:r w:rsidR="00AD52BD" w:rsidRPr="00AD52BD">
        <w:rPr>
          <w:bCs/>
        </w:rPr>
        <w:t xml:space="preserve"> reduzindo assim a exposição ao risco e melhorando a alocação de capital.</w:t>
      </w:r>
    </w:p>
    <w:p w14:paraId="4CFA721B" w14:textId="5D43A149" w:rsidR="000870EB" w:rsidRDefault="007352E8" w:rsidP="00C86509">
      <w:pPr>
        <w:pStyle w:val="PargrafodaLista"/>
        <w:spacing w:line="360" w:lineRule="auto"/>
        <w:ind w:left="0" w:firstLine="709"/>
        <w:rPr>
          <w:bCs/>
        </w:rPr>
      </w:pPr>
      <w:r w:rsidRPr="007352E8">
        <w:rPr>
          <w:bCs/>
        </w:rPr>
        <w:t>O uso de grafos dirigidos e não dirigidos no algoritmo proporcionou uma representação mais clara dessas relações, destacando a importância dos vínculos diretos e indiretos e da influência mútua no processo de concessão de crédito</w:t>
      </w:r>
      <w:r w:rsidR="00C86509">
        <w:rPr>
          <w:bCs/>
        </w:rPr>
        <w:t xml:space="preserve">. </w:t>
      </w:r>
      <w:r w:rsidR="00C86509" w:rsidRPr="00D33F9C">
        <w:rPr>
          <w:bCs/>
        </w:rPr>
        <w:t>Por outro lado, se a identificação de</w:t>
      </w:r>
      <w:r w:rsidR="003153E4">
        <w:rPr>
          <w:bCs/>
        </w:rPr>
        <w:t xml:space="preserve"> </w:t>
      </w:r>
      <w:proofErr w:type="spellStart"/>
      <w:r w:rsidR="003153E4">
        <w:rPr>
          <w:bCs/>
        </w:rPr>
        <w:t>GEs</w:t>
      </w:r>
      <w:proofErr w:type="spellEnd"/>
      <w:r w:rsidR="00C86509" w:rsidRPr="00D33F9C">
        <w:rPr>
          <w:bCs/>
        </w:rPr>
        <w:t xml:space="preserve"> não for </w:t>
      </w:r>
      <w:proofErr w:type="gramStart"/>
      <w:r w:rsidR="00C86509">
        <w:rPr>
          <w:bCs/>
        </w:rPr>
        <w:t>precisa</w:t>
      </w:r>
      <w:proofErr w:type="gramEnd"/>
      <w:r w:rsidR="00C86509" w:rsidRPr="00D33F9C">
        <w:rPr>
          <w:bCs/>
        </w:rPr>
        <w:t xml:space="preserve">, há o risco de sobrecarregar a análise de crédito com informações irrelevantes, gerando confusão sobre quais conexões </w:t>
      </w:r>
      <w:r w:rsidR="00801FCE" w:rsidRPr="00D33F9C">
        <w:rPr>
          <w:bCs/>
        </w:rPr>
        <w:t xml:space="preserve">afetam </w:t>
      </w:r>
      <w:r w:rsidR="00C86509" w:rsidRPr="00D33F9C">
        <w:rPr>
          <w:bCs/>
        </w:rPr>
        <w:t>realmente o risco financeiro.</w:t>
      </w:r>
      <w:r w:rsidR="00C86509">
        <w:rPr>
          <w:bCs/>
        </w:rPr>
        <w:t xml:space="preserve"> </w:t>
      </w:r>
      <w:r w:rsidR="00C86509" w:rsidRPr="00D33F9C">
        <w:rPr>
          <w:bCs/>
        </w:rPr>
        <w:t>Isso pode levar a decisões inadequadas, seja recusando crédito a empresas financeiramente sólidas ou concedendo a grupos de alto risco sem o devido cuidado</w:t>
      </w:r>
      <w:r w:rsidR="000870EB">
        <w:rPr>
          <w:bCs/>
        </w:rPr>
        <w:t>.</w:t>
      </w:r>
      <w:r w:rsidR="00C86509">
        <w:rPr>
          <w:bCs/>
        </w:rPr>
        <w:t xml:space="preserve"> </w:t>
      </w:r>
    </w:p>
    <w:p w14:paraId="6BC52A7A" w14:textId="52A2E632" w:rsidR="008105AF" w:rsidRDefault="00AD52BD" w:rsidP="00C86509">
      <w:pPr>
        <w:pStyle w:val="PargrafodaLista"/>
        <w:spacing w:line="360" w:lineRule="auto"/>
        <w:ind w:left="0" w:firstLine="709"/>
        <w:rPr>
          <w:bCs/>
        </w:rPr>
      </w:pPr>
      <w:r w:rsidRPr="00AD52BD">
        <w:rPr>
          <w:bCs/>
        </w:rPr>
        <w:t>Portanto</w:t>
      </w:r>
      <w:r>
        <w:rPr>
          <w:bCs/>
        </w:rPr>
        <w:t xml:space="preserve">, </w:t>
      </w:r>
      <w:r w:rsidR="000870EB">
        <w:rPr>
          <w:bCs/>
        </w:rPr>
        <w:t>a</w:t>
      </w:r>
      <w:r w:rsidR="00C86509">
        <w:rPr>
          <w:bCs/>
        </w:rPr>
        <w:t xml:space="preserve"> identificação de GE </w:t>
      </w:r>
      <w:r w:rsidR="000870EB">
        <w:rPr>
          <w:bCs/>
        </w:rPr>
        <w:t xml:space="preserve">por grafos </w:t>
      </w:r>
      <w:r w:rsidR="00C86509">
        <w:rPr>
          <w:bCs/>
        </w:rPr>
        <w:t xml:space="preserve">não pode ser </w:t>
      </w:r>
      <w:r w:rsidR="000870EB">
        <w:rPr>
          <w:bCs/>
        </w:rPr>
        <w:t>a única</w:t>
      </w:r>
      <w:r w:rsidR="00C86509">
        <w:rPr>
          <w:bCs/>
        </w:rPr>
        <w:t xml:space="preserve"> abordagem</w:t>
      </w:r>
      <w:r w:rsidR="000870EB">
        <w:rPr>
          <w:bCs/>
        </w:rPr>
        <w:t xml:space="preserve">, pois </w:t>
      </w:r>
      <w:r w:rsidR="00C86509">
        <w:rPr>
          <w:bCs/>
        </w:rPr>
        <w:t>o algoritmo</w:t>
      </w:r>
      <w:r w:rsidRPr="00AD52BD">
        <w:rPr>
          <w:bCs/>
        </w:rPr>
        <w:t xml:space="preserve"> foca </w:t>
      </w:r>
      <w:r>
        <w:rPr>
          <w:bCs/>
        </w:rPr>
        <w:t xml:space="preserve">somente </w:t>
      </w:r>
      <w:r w:rsidRPr="00AD52BD">
        <w:rPr>
          <w:bCs/>
        </w:rPr>
        <w:t>na identificação</w:t>
      </w:r>
      <w:r>
        <w:rPr>
          <w:bCs/>
        </w:rPr>
        <w:t xml:space="preserve"> de relações entre sócios e empresas</w:t>
      </w:r>
      <w:r w:rsidR="00D40A44">
        <w:rPr>
          <w:bCs/>
        </w:rPr>
        <w:t xml:space="preserve"> e pode fornecer </w:t>
      </w:r>
      <w:r w:rsidR="00D40A44" w:rsidRPr="00D40A44">
        <w:rPr>
          <w:bCs/>
        </w:rPr>
        <w:t>uma visão incompleta dos envolvidos na operação de crédito</w:t>
      </w:r>
      <w:r w:rsidR="00D40A44">
        <w:rPr>
          <w:bCs/>
        </w:rPr>
        <w:t xml:space="preserve">. </w:t>
      </w:r>
      <w:r w:rsidRPr="00AD52BD">
        <w:rPr>
          <w:bCs/>
        </w:rPr>
        <w:t xml:space="preserve">Para aprimorar esse processo, sugere-se o desenvolvimento de algoritmos que incorporem variáveis adicionais e métodos de análise preditiva, como análise de redes complexas, </w:t>
      </w:r>
      <w:r w:rsidR="00801FCE">
        <w:rPr>
          <w:bCs/>
        </w:rPr>
        <w:t>visando</w:t>
      </w:r>
      <w:r w:rsidRPr="00AD52BD">
        <w:rPr>
          <w:bCs/>
        </w:rPr>
        <w:t xml:space="preserve"> gerar </w:t>
      </w:r>
      <w:r w:rsidR="00D40A44">
        <w:rPr>
          <w:bCs/>
        </w:rPr>
        <w:t>novas premissas</w:t>
      </w:r>
      <w:r w:rsidRPr="00AD52BD">
        <w:rPr>
          <w:bCs/>
        </w:rPr>
        <w:t xml:space="preserve"> mais precis</w:t>
      </w:r>
      <w:r w:rsidR="00D40A44">
        <w:rPr>
          <w:bCs/>
        </w:rPr>
        <w:t>a</w:t>
      </w:r>
      <w:r w:rsidRPr="00AD52BD">
        <w:rPr>
          <w:bCs/>
        </w:rPr>
        <w:t xml:space="preserve">s sobre as estruturas de risco e a identificação de sócios com influência decisiva no </w:t>
      </w:r>
      <w:r w:rsidRPr="00AD52BD">
        <w:rPr>
          <w:bCs/>
        </w:rPr>
        <w:lastRenderedPageBreak/>
        <w:t>grupo</w:t>
      </w:r>
      <w:r w:rsidR="000870EB">
        <w:rPr>
          <w:bCs/>
        </w:rPr>
        <w:t>. Um exemplo disso é visto quando existem sócios minoritários presentes na formação proposta pelo algoritmo</w:t>
      </w:r>
      <w:r w:rsidR="00B62F6B">
        <w:rPr>
          <w:bCs/>
        </w:rPr>
        <w:t xml:space="preserve"> e e</w:t>
      </w:r>
      <w:r w:rsidR="000870EB">
        <w:rPr>
          <w:bCs/>
        </w:rPr>
        <w:t xml:space="preserve">sses sócios podem não possuir poder de decisão nas empresas </w:t>
      </w:r>
      <w:r w:rsidR="00ED0BB8">
        <w:rPr>
          <w:bCs/>
        </w:rPr>
        <w:t>e</w:t>
      </w:r>
      <w:r w:rsidR="000870EB">
        <w:rPr>
          <w:bCs/>
        </w:rPr>
        <w:t xml:space="preserve"> não representam </w:t>
      </w:r>
      <w:r w:rsidR="00801FCE">
        <w:rPr>
          <w:bCs/>
        </w:rPr>
        <w:t>positiva</w:t>
      </w:r>
      <w:r w:rsidR="000870EB">
        <w:rPr>
          <w:bCs/>
        </w:rPr>
        <w:t xml:space="preserve"> ou negativamente no cálculo de variáveis da concessão e risco de crédito.</w:t>
      </w:r>
    </w:p>
    <w:p w14:paraId="2F57774E" w14:textId="0971FAA6" w:rsidR="00ED0BB8" w:rsidRDefault="00B62F6B" w:rsidP="00AC0578">
      <w:pPr>
        <w:pStyle w:val="PargrafodaLista"/>
        <w:spacing w:line="360" w:lineRule="auto"/>
        <w:ind w:left="0" w:firstLine="709"/>
        <w:rPr>
          <w:bCs/>
        </w:rPr>
      </w:pPr>
      <w:r w:rsidRPr="00B62F6B">
        <w:rPr>
          <w:bCs/>
        </w:rPr>
        <w:t xml:space="preserve">Além disso, é possível vislumbrar novas direções para pesquisas futuras que podem complementar o algoritmo atual. A integração de dados alternativos, como redes sociais corporativas ou transações financeiras em tempo real, pode aumentar a precisão da identificação de </w:t>
      </w:r>
      <w:proofErr w:type="spellStart"/>
      <w:r w:rsidRPr="00B62F6B">
        <w:rPr>
          <w:bCs/>
        </w:rPr>
        <w:t>GEs</w:t>
      </w:r>
      <w:proofErr w:type="spellEnd"/>
      <w:r w:rsidRPr="00B62F6B">
        <w:rPr>
          <w:bCs/>
        </w:rPr>
        <w:t>. O uso de algoritmos de aprendizado de máquina para prever a formação de novos grupos, ou ainda a inclusão de variáveis qualitativas sobre a reputação de sócios, são algumas</w:t>
      </w:r>
      <w:r w:rsidR="00801FCE">
        <w:rPr>
          <w:bCs/>
        </w:rPr>
        <w:t xml:space="preserve"> das</w:t>
      </w:r>
      <w:r w:rsidRPr="00B62F6B">
        <w:rPr>
          <w:bCs/>
        </w:rPr>
        <w:t xml:space="preserve"> direções que poderiam tornar essa ferramenta mais robusta.</w:t>
      </w:r>
    </w:p>
    <w:p w14:paraId="7B8B32C1" w14:textId="39325352" w:rsidR="00C86509" w:rsidRDefault="00B62F6B" w:rsidP="00B62F6B">
      <w:pPr>
        <w:pStyle w:val="PargrafodaLista"/>
        <w:spacing w:line="360" w:lineRule="auto"/>
        <w:ind w:left="0" w:firstLine="709"/>
        <w:rPr>
          <w:bCs/>
        </w:rPr>
      </w:pPr>
      <w:r w:rsidRPr="00D33F9C">
        <w:rPr>
          <w:bCs/>
        </w:rPr>
        <w:t>Em resumo, a análise automatizada de grupos econômicos, quando bem implementada, pode otimizar a gestão de riscos em instituições financeiras, proporcionando uma visão mais completa e eficiente das relações econômicas entre os tomadores de crédito e seus sócios.</w:t>
      </w:r>
      <w:r>
        <w:rPr>
          <w:bCs/>
        </w:rPr>
        <w:t xml:space="preserve"> Ou seja, a implementação </w:t>
      </w:r>
      <w:r w:rsidR="008105AF" w:rsidRPr="006C4CD3">
        <w:rPr>
          <w:bCs/>
        </w:rPr>
        <w:t xml:space="preserve">de modelos de grafos </w:t>
      </w:r>
      <w:r>
        <w:rPr>
          <w:bCs/>
        </w:rPr>
        <w:t xml:space="preserve">não pode ser considerada como o único meio de identificação de GE, mas sim um ponto de partida </w:t>
      </w:r>
      <w:r w:rsidR="0018695B">
        <w:rPr>
          <w:bCs/>
        </w:rPr>
        <w:t xml:space="preserve">para </w:t>
      </w:r>
      <w:r w:rsidR="008105AF" w:rsidRPr="006C4CD3">
        <w:rPr>
          <w:bCs/>
        </w:rPr>
        <w:t xml:space="preserve">identificar de forma proativa as conexões entre empresas e sócios, </w:t>
      </w:r>
      <w:r w:rsidR="0018695B">
        <w:rPr>
          <w:bCs/>
        </w:rPr>
        <w:t>possibilitando</w:t>
      </w:r>
      <w:r w:rsidR="00A76550">
        <w:rPr>
          <w:bCs/>
        </w:rPr>
        <w:t xml:space="preserve"> </w:t>
      </w:r>
      <w:r w:rsidR="0018695B">
        <w:rPr>
          <w:bCs/>
        </w:rPr>
        <w:t>à</w:t>
      </w:r>
      <w:r w:rsidR="00A76550">
        <w:rPr>
          <w:bCs/>
        </w:rPr>
        <w:t>s I</w:t>
      </w:r>
      <w:proofErr w:type="spellStart"/>
      <w:r w:rsidR="00A76550">
        <w:rPr>
          <w:bCs/>
        </w:rPr>
        <w:t>Fs</w:t>
      </w:r>
      <w:proofErr w:type="spellEnd"/>
      <w:r w:rsidR="00A76550">
        <w:rPr>
          <w:bCs/>
        </w:rPr>
        <w:t xml:space="preserve"> se </w:t>
      </w:r>
      <w:r w:rsidR="008105AF" w:rsidRPr="006C4CD3">
        <w:rPr>
          <w:bCs/>
        </w:rPr>
        <w:t xml:space="preserve">antecipar </w:t>
      </w:r>
      <w:r w:rsidR="00A76550">
        <w:rPr>
          <w:bCs/>
        </w:rPr>
        <w:t xml:space="preserve">e </w:t>
      </w:r>
      <w:r w:rsidR="008105AF" w:rsidRPr="006C4CD3">
        <w:rPr>
          <w:bCs/>
        </w:rPr>
        <w:t>tomarem melhores decisões</w:t>
      </w:r>
      <w:r w:rsidR="00A76550">
        <w:rPr>
          <w:bCs/>
        </w:rPr>
        <w:t xml:space="preserve"> na concessão e gestão de crédito. </w:t>
      </w: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54EB41D3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</w:t>
      </w:r>
      <w:r w:rsidR="00801FCE">
        <w:rPr>
          <w:bCs/>
        </w:rPr>
        <w:t>profissional</w:t>
      </w:r>
      <w:r>
        <w:rPr>
          <w:bCs/>
        </w:rPr>
        <w:t xml:space="preserve">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33" w:name="_Hlk33977167"/>
      <w:commentRangeStart w:id="34"/>
      <w:r w:rsidRPr="000E6826">
        <w:rPr>
          <w:b/>
        </w:rPr>
        <w:t>Referências</w:t>
      </w:r>
      <w:commentRangeEnd w:id="34"/>
      <w:r w:rsidR="00BD2701">
        <w:rPr>
          <w:rStyle w:val="Refdecomentrio"/>
        </w:rPr>
        <w:commentReference w:id="34"/>
      </w:r>
    </w:p>
    <w:bookmarkEnd w:id="33"/>
    <w:p w14:paraId="0D67B80F" w14:textId="77777777" w:rsidR="000A46BE" w:rsidRDefault="000A46BE" w:rsidP="000A46BE">
      <w:pPr>
        <w:spacing w:line="360" w:lineRule="auto"/>
        <w:rPr>
          <w:b/>
        </w:rPr>
      </w:pPr>
    </w:p>
    <w:p w14:paraId="08544B61" w14:textId="77777777" w:rsidR="003B0AA1" w:rsidRDefault="003B0AA1" w:rsidP="003B0AA1">
      <w:pPr>
        <w:spacing w:after="240" w:line="240" w:lineRule="auto"/>
        <w:ind w:left="357"/>
        <w:jc w:val="left"/>
      </w:pPr>
      <w:r w:rsidRPr="0056034C">
        <w:t>Banco Central do Brasil [BACEN]</w:t>
      </w:r>
      <w:r w:rsidRPr="0056034C">
        <w:rPr>
          <w:rPrChange w:id="35" w:author="Gustavo Araújo" w:date="2024-09-15T13:28:00Z" w16du:dateUtc="2024-09-15T16:28:00Z">
            <w:rPr>
              <w:b/>
              <w:bCs/>
              <w:iCs/>
            </w:rPr>
          </w:rPrChange>
        </w:rPr>
        <w:t>.</w:t>
      </w:r>
      <w:r w:rsidRPr="0056034C">
        <w:t xml:space="preserve"> 2017. Resolução nº 4557, de 23 de fevereiro. Dispõe sobre a estrutura de gerenciamento de riscos e apetite por riscos nas instituições finan</w:t>
      </w:r>
      <w:r w:rsidRPr="0056034C">
        <w:softHyphen/>
        <w:t>ceiras. Disponível em:</w:t>
      </w:r>
      <w:r>
        <w:t xml:space="preserve"> &lt;</w:t>
      </w:r>
      <w:hyperlink r:id="rId24" w:history="1">
        <w:r w:rsidRPr="00222EB8">
          <w:rPr>
            <w:rStyle w:val="Hyperlink"/>
          </w:rPr>
          <w:t>https://normativos.bcb.gov.br/Lists/Normativos/Attachm</w:t>
        </w:r>
        <w:r w:rsidRPr="00222EB8">
          <w:rPr>
            <w:rStyle w:val="Hyperlink"/>
          </w:rPr>
          <w:t>e</w:t>
        </w:r>
        <w:r w:rsidRPr="00222EB8">
          <w:rPr>
            <w:rStyle w:val="Hyperlink"/>
          </w:rPr>
          <w:t>nts/50344/Res_4557_v1_O.pdf</w:t>
        </w:r>
      </w:hyperlink>
      <w:r>
        <w:t>&gt;</w:t>
      </w:r>
      <w:r w:rsidRPr="0056034C">
        <w:t>. Acesso em: 10 jun. 2024.</w:t>
      </w:r>
    </w:p>
    <w:p w14:paraId="24DC7C64" w14:textId="77777777" w:rsidR="003B0AA1" w:rsidRPr="0056034C" w:rsidRDefault="003B0AA1" w:rsidP="003B0AA1">
      <w:pPr>
        <w:spacing w:after="240" w:line="240" w:lineRule="auto"/>
        <w:ind w:left="357"/>
        <w:jc w:val="left"/>
      </w:pPr>
      <w:r w:rsidRPr="0056034C">
        <w:t xml:space="preserve">Base dos Dados. 2023. Quadro Societário CNPJ. Disponível em: </w:t>
      </w:r>
      <w:r>
        <w:t>&lt;</w:t>
      </w:r>
      <w:hyperlink r:id="rId25" w:history="1">
        <w:r w:rsidRPr="00A11CBD">
          <w:rPr>
            <w:rStyle w:val="Hyperlink"/>
          </w:rPr>
          <w:t>https://basedosdados.org/dataset/e43f0d5b-43cf-4bfb-8d90-c38a4e0d7c4f?table=81272674-f522-4e43-a70b-05bf46f</w:t>
        </w:r>
        <w:r w:rsidRPr="00A11CBD">
          <w:rPr>
            <w:rStyle w:val="Hyperlink"/>
          </w:rPr>
          <w:t>0</w:t>
        </w:r>
        <w:r w:rsidRPr="00A11CBD">
          <w:rPr>
            <w:rStyle w:val="Hyperlink"/>
          </w:rPr>
          <w:t>a163</w:t>
        </w:r>
      </w:hyperlink>
      <w:r>
        <w:t>&gt;</w:t>
      </w:r>
      <w:r w:rsidRPr="0056034C">
        <w:t>. Acess</w:t>
      </w:r>
      <w:del w:id="36" w:author="Gustavo Araújo" w:date="2024-09-15T13:36:00Z" w16du:dateUtc="2024-09-15T16:36:00Z">
        <w:r w:rsidRPr="0056034C" w:rsidDel="00C723C2">
          <w:delText>ado</w:delText>
        </w:r>
      </w:del>
      <w:ins w:id="37" w:author="Gustavo Araújo" w:date="2024-09-15T13:36:00Z" w16du:dateUtc="2024-09-15T16:36:00Z">
        <w:r>
          <w:t>o</w:t>
        </w:r>
      </w:ins>
      <w:r w:rsidRPr="0056034C">
        <w:t xml:space="preserve"> em: 10 mar</w:t>
      </w:r>
      <w:r>
        <w:t xml:space="preserve">. </w:t>
      </w:r>
      <w:r w:rsidRPr="0056034C">
        <w:t xml:space="preserve"> 2024.</w:t>
      </w:r>
    </w:p>
    <w:p w14:paraId="399CCBFD" w14:textId="77777777" w:rsidR="003B0AA1" w:rsidRPr="0056034C" w:rsidRDefault="003B0AA1" w:rsidP="003B0AA1">
      <w:pPr>
        <w:spacing w:after="240" w:line="240" w:lineRule="auto"/>
        <w:ind w:left="357"/>
        <w:jc w:val="left"/>
      </w:pPr>
      <w:r w:rsidRPr="00375AB4">
        <w:t>Camargos</w:t>
      </w:r>
      <w:r w:rsidRPr="008F493E">
        <w:t xml:space="preserve">, M.A. 2012. A inadimplência em um programa de crédito de uma instituição financeira pública de minas gerais: uma análise utilizando regressão logística. REGE - Revista de Gestão. Disponível em: </w:t>
      </w:r>
      <w:r>
        <w:t>&lt;</w:t>
      </w:r>
      <w:r>
        <w:fldChar w:fldCharType="begin"/>
      </w:r>
      <w:r>
        <w:instrText>HYPERLINK "</w:instrText>
      </w:r>
      <w:ins w:id="38" w:author="Gustavo Araújo" w:date="2024-09-15T13:42:00Z" w16du:dateUtc="2024-09-15T16:42:00Z">
        <w:r w:rsidRPr="00743086">
          <w:instrText>https://www.sciencedirect.com/science/article/pii/S180</w:instrText>
        </w:r>
      </w:ins>
      <w:ins w:id="39" w:author="Gustavo Araújo" w:date="2024-09-15T13:43:00Z" w16du:dateUtc="2024-09-15T16:43:00Z">
        <w:r w:rsidRPr="00743086">
          <w:instrText xml:space="preserve"> </w:instrText>
        </w:r>
      </w:ins>
      <w:ins w:id="40" w:author="Gustavo Araújo" w:date="2024-09-15T13:42:00Z" w16du:dateUtc="2024-09-15T16:42:00Z">
        <w:r w:rsidRPr="00743086">
          <w:instrText>9227616303204</w:instrText>
        </w:r>
      </w:ins>
      <w:r>
        <w:instrText>"</w:instrText>
      </w:r>
      <w:r>
        <w:fldChar w:fldCharType="separate"/>
      </w:r>
      <w:del w:id="41" w:author="Gustavo Araújo" w:date="2024-09-15T13:42:00Z" w16du:dateUtc="2024-09-15T16:42:00Z">
        <w:r w:rsidRPr="00222EB8" w:rsidDel="00C723C2">
          <w:rPr>
            <w:rStyle w:val="Hyperlink"/>
          </w:rPr>
          <w:delText>https://www.sciencedi</w:delText>
        </w:r>
        <w:r w:rsidRPr="00222EB8" w:rsidDel="00C723C2">
          <w:rPr>
            <w:rStyle w:val="Hyperlink"/>
          </w:rPr>
          <w:softHyphen/>
          <w:delText>rect.com/science/article/pii/S180 9227616303204</w:delText>
        </w:r>
      </w:del>
      <w:ins w:id="42" w:author="Gustavo Araújo" w:date="2024-09-15T13:42:00Z" w16du:dateUtc="2024-09-15T16:42:00Z">
        <w:r w:rsidRPr="00222EB8">
          <w:rPr>
            <w:rStyle w:val="Hyperlink"/>
          </w:rPr>
          <w:t>https:</w:t>
        </w:r>
        <w:r w:rsidRPr="00222EB8">
          <w:rPr>
            <w:rStyle w:val="Hyperlink"/>
          </w:rPr>
          <w:t>/</w:t>
        </w:r>
        <w:r w:rsidRPr="00222EB8">
          <w:rPr>
            <w:rStyle w:val="Hyperlink"/>
          </w:rPr>
          <w:t>/www.sciencedirect.com/science/article/pii/S180</w:t>
        </w:r>
      </w:ins>
      <w:ins w:id="43" w:author="Gustavo Araújo" w:date="2024-09-15T13:43:00Z" w16du:dateUtc="2024-09-15T16:43:00Z">
        <w:r w:rsidRPr="00222EB8">
          <w:rPr>
            <w:rStyle w:val="Hyperlink"/>
          </w:rPr>
          <w:t xml:space="preserve"> </w:t>
        </w:r>
      </w:ins>
      <w:ins w:id="44" w:author="Gustavo Araújo" w:date="2024-09-15T13:42:00Z" w16du:dateUtc="2024-09-15T16:42:00Z">
        <w:r w:rsidRPr="00222EB8">
          <w:rPr>
            <w:rStyle w:val="Hyperlink"/>
          </w:rPr>
          <w:t>9227616303204</w:t>
        </w:r>
      </w:ins>
      <w:r>
        <w:fldChar w:fldCharType="end"/>
      </w:r>
      <w:r>
        <w:t xml:space="preserve">&gt;. </w:t>
      </w:r>
      <w:r w:rsidRPr="0056034C">
        <w:t xml:space="preserve">Acesso </w:t>
      </w:r>
      <w:r w:rsidRPr="008F493E">
        <w:t xml:space="preserve">em: </w:t>
      </w:r>
      <w:r>
        <w:t>10 mar.</w:t>
      </w:r>
      <w:r w:rsidRPr="008F493E">
        <w:t xml:space="preserve"> 202</w:t>
      </w:r>
      <w:r>
        <w:t>4.</w:t>
      </w:r>
    </w:p>
    <w:p w14:paraId="4F4A8393" w14:textId="77777777" w:rsidR="003B0AA1" w:rsidRDefault="003B0AA1" w:rsidP="003B0AA1">
      <w:pPr>
        <w:spacing w:after="240" w:line="240" w:lineRule="auto"/>
        <w:ind w:left="357"/>
        <w:jc w:val="left"/>
      </w:pPr>
      <w:r w:rsidRPr="00375AB4">
        <w:lastRenderedPageBreak/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</w:t>
      </w:r>
      <w:r>
        <w:t>n</w:t>
      </w:r>
      <w:r w:rsidRPr="008F493E">
        <w:t>ível em</w:t>
      </w:r>
      <w:r>
        <w:t>: &lt;</w:t>
      </w:r>
      <w:hyperlink r:id="rId26" w:history="1">
        <w:r w:rsidRPr="00DA1E2E">
          <w:rPr>
            <w:rStyle w:val="Hyperlink"/>
          </w:rPr>
          <w:t>https://periodicos.fgv.br/rbe/article/view/534</w:t>
        </w:r>
      </w:hyperlink>
      <w:r>
        <w:t>&gt;</w:t>
      </w:r>
      <w:r w:rsidRPr="008F493E">
        <w:t xml:space="preserve">. </w:t>
      </w:r>
      <w:r w:rsidRPr="0056034C">
        <w:t xml:space="preserve">Acesso </w:t>
      </w:r>
      <w:r w:rsidRPr="008F493E">
        <w:t xml:space="preserve">em: </w:t>
      </w:r>
      <w:r>
        <w:t xml:space="preserve">10 mar. </w:t>
      </w:r>
      <w:r w:rsidRPr="008F493E">
        <w:t>2024</w:t>
      </w:r>
      <w:r>
        <w:t xml:space="preserve">. </w:t>
      </w:r>
    </w:p>
    <w:p w14:paraId="78A66FFF" w14:textId="77720464" w:rsidR="003B0AA1" w:rsidRDefault="003B0AA1" w:rsidP="003B0AA1">
      <w:pPr>
        <w:spacing w:after="240" w:line="240" w:lineRule="auto"/>
        <w:ind w:left="357"/>
        <w:jc w:val="left"/>
      </w:pPr>
      <w:r w:rsidRPr="00375AB4">
        <w:t xml:space="preserve">Google </w:t>
      </w:r>
      <w:proofErr w:type="spellStart"/>
      <w:r w:rsidRPr="00375AB4">
        <w:t>BigQuery</w:t>
      </w:r>
      <w:proofErr w:type="spellEnd"/>
      <w:r w:rsidRPr="0056034C">
        <w:rPr>
          <w:rPrChange w:id="45" w:author="Gustavo Araújo" w:date="2024-09-15T13:27:00Z" w16du:dateUtc="2024-09-15T16:27:00Z">
            <w:rPr>
              <w:b/>
              <w:bCs/>
            </w:rPr>
          </w:rPrChange>
        </w:rPr>
        <w:t xml:space="preserve">. </w:t>
      </w:r>
      <w:r w:rsidRPr="00331161">
        <w:t xml:space="preserve">Serviço de armazenamento de dados. </w:t>
      </w:r>
      <w:r w:rsidR="001735B1" w:rsidRPr="00375AB4">
        <w:t>2024</w:t>
      </w:r>
      <w:r w:rsidR="001735B1">
        <w:t xml:space="preserve">. </w:t>
      </w:r>
      <w:r w:rsidRPr="00331161">
        <w:t xml:space="preserve">Disponível em: </w:t>
      </w:r>
      <w:r>
        <w:t>&lt;</w:t>
      </w:r>
      <w:r w:rsidR="00F73BB1">
        <w:fldChar w:fldCharType="begin"/>
      </w:r>
      <w:r w:rsidR="00F73BB1">
        <w:instrText>HYPERLINK "https://cloud.google.com/bigquery"</w:instrText>
      </w:r>
      <w:r w:rsidR="00F73BB1">
        <w:fldChar w:fldCharType="separate"/>
      </w:r>
      <w:del w:id="46" w:author="Gustavo Araújo" w:date="2024-09-15T13:27:00Z" w16du:dateUtc="2024-09-15T16:27:00Z">
        <w:r w:rsidRPr="00F73BB1" w:rsidDel="0056034C">
          <w:rPr>
            <w:rStyle w:val="Hyperlink"/>
          </w:rPr>
          <w:delText>&lt;</w:delText>
        </w:r>
      </w:del>
      <w:r w:rsidRPr="00F73BB1">
        <w:rPr>
          <w:rStyle w:val="Hyperlink"/>
          <w:rPrChange w:id="47" w:author="Gustavo Araújo" w:date="2024-09-15T13:27:00Z" w16du:dateUtc="2024-09-15T16:27:00Z">
            <w:rPr>
              <w:rStyle w:val="Hyperlink"/>
            </w:rPr>
          </w:rPrChange>
        </w:rPr>
        <w:t>https://cloud.goog</w:t>
      </w:r>
      <w:r w:rsidRPr="00F73BB1">
        <w:rPr>
          <w:rStyle w:val="Hyperlink"/>
          <w:rPrChange w:id="48" w:author="Gustavo Araújo" w:date="2024-09-15T13:27:00Z" w16du:dateUtc="2024-09-15T16:27:00Z">
            <w:rPr>
              <w:rStyle w:val="Hyperlink"/>
            </w:rPr>
          </w:rPrChange>
        </w:rPr>
        <w:t>l</w:t>
      </w:r>
      <w:r w:rsidRPr="00F73BB1">
        <w:rPr>
          <w:rStyle w:val="Hyperlink"/>
          <w:rPrChange w:id="49" w:author="Gustavo Araújo" w:date="2024-09-15T13:27:00Z" w16du:dateUtc="2024-09-15T16:27:00Z">
            <w:rPr>
              <w:rStyle w:val="Hyperlink"/>
            </w:rPr>
          </w:rPrChange>
        </w:rPr>
        <w:t>e.com/bigquery</w:t>
      </w:r>
      <w:r w:rsidR="00F73BB1">
        <w:fldChar w:fldCharType="end"/>
      </w:r>
      <w:r w:rsidRPr="00F73BB1">
        <w:t>&gt;</w:t>
      </w:r>
      <w:del w:id="50" w:author="Gustavo Araújo" w:date="2024-09-15T13:27:00Z" w16du:dateUtc="2024-09-15T16:27:00Z">
        <w:r w:rsidDel="0056034C">
          <w:delText>&gt;</w:delText>
        </w:r>
      </w:del>
      <w:r w:rsidRPr="00331161">
        <w:t xml:space="preserve">. </w:t>
      </w:r>
      <w:r w:rsidRPr="0056034C">
        <w:t xml:space="preserve">Acesso </w:t>
      </w:r>
      <w:r w:rsidRPr="00331161">
        <w:t xml:space="preserve">em: </w:t>
      </w:r>
      <w:r>
        <w:t xml:space="preserve">10 jun. </w:t>
      </w:r>
      <w:r w:rsidRPr="00331161">
        <w:t>2024.</w:t>
      </w:r>
    </w:p>
    <w:p w14:paraId="2423826C" w14:textId="39D56F21" w:rsidR="003B0AA1" w:rsidRPr="008F493E" w:rsidRDefault="00F73BB1" w:rsidP="003B0AA1">
      <w:pPr>
        <w:spacing w:after="240" w:line="240" w:lineRule="auto"/>
        <w:ind w:left="357"/>
        <w:jc w:val="left"/>
      </w:pPr>
      <w:r w:rsidRPr="00F73BB1">
        <w:t xml:space="preserve">Governo </w:t>
      </w:r>
      <w:r>
        <w:t>d</w:t>
      </w:r>
      <w:r w:rsidRPr="00F73BB1">
        <w:t>o Brasil</w:t>
      </w:r>
      <w:r>
        <w:t>.</w:t>
      </w:r>
      <w:r w:rsidR="003B0AA1">
        <w:t xml:space="preserve"> </w:t>
      </w:r>
      <w:r w:rsidR="003B0AA1" w:rsidRPr="008F493E">
        <w:t>Cadastro Nacional da Pessoa Jurídica – CNPJ.</w:t>
      </w:r>
      <w:r>
        <w:t xml:space="preserve"> 2024.</w:t>
      </w:r>
      <w:r w:rsidR="003B0AA1" w:rsidRPr="008F493E">
        <w:t xml:space="preserve"> Disponível em:</w:t>
      </w:r>
      <w:r w:rsidR="003B0AA1">
        <w:t xml:space="preserve"> &lt;</w:t>
      </w:r>
      <w:hyperlink r:id="rId27" w:history="1">
        <w:r w:rsidR="003B0AA1" w:rsidRPr="00DA1E2E">
          <w:rPr>
            <w:rStyle w:val="Hyperlink"/>
          </w:rPr>
          <w:t>https://dados.gov.br/dados/conjuntos-dados/cadastro-nacional-da-pessoa-juridica---cnpj</w:t>
        </w:r>
      </w:hyperlink>
      <w:r w:rsidR="003B0AA1">
        <w:t>&gt;</w:t>
      </w:r>
      <w:r w:rsidR="003B0AA1" w:rsidRPr="008F493E">
        <w:t xml:space="preserve">. </w:t>
      </w:r>
      <w:r w:rsidR="003B0AA1" w:rsidRPr="0056034C">
        <w:t xml:space="preserve">Acesso </w:t>
      </w:r>
      <w:r w:rsidR="003B0AA1" w:rsidRPr="008F493E">
        <w:t>em</w:t>
      </w:r>
      <w:r w:rsidR="003B0AA1">
        <w:t>:</w:t>
      </w:r>
      <w:r w:rsidR="003B0AA1" w:rsidRPr="008F493E">
        <w:t xml:space="preserve"> 24 mar</w:t>
      </w:r>
      <w:r w:rsidR="003B0AA1">
        <w:t>.</w:t>
      </w:r>
      <w:r w:rsidR="003B0AA1" w:rsidRPr="008F493E">
        <w:t xml:space="preserve"> 2024.</w:t>
      </w:r>
    </w:p>
    <w:p w14:paraId="75B160E9" w14:textId="77777777" w:rsidR="003B0AA1" w:rsidRDefault="003B0AA1" w:rsidP="003B0AA1">
      <w:pPr>
        <w:spacing w:after="240" w:line="240" w:lineRule="auto"/>
        <w:ind w:left="357"/>
        <w:jc w:val="left"/>
      </w:pPr>
      <w:r w:rsidRPr="0056034C">
        <w:t>Instituto de Pesquisa Econômica Aplicada [IPEA]. 2006</w:t>
      </w:r>
      <w:r w:rsidRPr="0056034C">
        <w:rPr>
          <w:rPrChange w:id="51" w:author="Gustavo Araújo" w:date="2024-09-15T13:28:00Z" w16du:dateUtc="2024-09-15T16:28:00Z">
            <w:rPr>
              <w:b/>
              <w:bCs/>
              <w:iCs/>
            </w:rPr>
          </w:rPrChange>
        </w:rPr>
        <w:t xml:space="preserve">. </w:t>
      </w:r>
      <w:r w:rsidRPr="0056034C">
        <w:t>Risco de Crédito: Desenvolvi</w:t>
      </w:r>
      <w:r w:rsidRPr="0056034C">
        <w:softHyphen/>
        <w:t xml:space="preserve">mento de modelo </w:t>
      </w:r>
      <w:proofErr w:type="spellStart"/>
      <w:r w:rsidRPr="0056034C">
        <w:t>Credit</w:t>
      </w:r>
      <w:proofErr w:type="spellEnd"/>
      <w:r w:rsidRPr="0056034C">
        <w:t xml:space="preserve"> </w:t>
      </w:r>
      <w:proofErr w:type="spellStart"/>
      <w:r w:rsidRPr="0056034C">
        <w:t>Scoring</w:t>
      </w:r>
      <w:proofErr w:type="spellEnd"/>
      <w:r w:rsidRPr="0056034C">
        <w:t xml:space="preserve"> para a gestão da inadimplência de uma instituição de microcrédito. Disponível em:</w:t>
      </w:r>
      <w:r>
        <w:t xml:space="preserve"> &lt;</w:t>
      </w:r>
      <w:hyperlink r:id="rId28" w:history="1">
        <w:r w:rsidRPr="00DA1E2E">
          <w:rPr>
            <w:rStyle w:val="Hyperlink"/>
          </w:rPr>
          <w:t>https://www.ipea.gov.br/ipeacaixa/premio2006/docs/trabpremiados/IpeaCaixa2006_Profissional_02lugar_tema03.pdf</w:t>
        </w:r>
      </w:hyperlink>
      <w:r>
        <w:t>&gt;</w:t>
      </w:r>
      <w:r w:rsidRPr="0056034C">
        <w:t>. Acesso em: 30 jun. 2024.</w:t>
      </w:r>
    </w:p>
    <w:p w14:paraId="014F3B96" w14:textId="3735F551" w:rsidR="003B0AA1" w:rsidRPr="008F493E" w:rsidRDefault="003B0AA1" w:rsidP="003B0AA1">
      <w:pPr>
        <w:spacing w:after="240" w:line="240" w:lineRule="auto"/>
        <w:ind w:left="357"/>
        <w:jc w:val="left"/>
      </w:pPr>
      <w:proofErr w:type="spellStart"/>
      <w:r w:rsidRPr="003A76D6">
        <w:t>Jassé</w:t>
      </w:r>
      <w:proofErr w:type="spellEnd"/>
      <w:r w:rsidRPr="003A76D6">
        <w:t xml:space="preserve">, P. </w:t>
      </w:r>
      <w:r>
        <w:t xml:space="preserve">2020. </w:t>
      </w:r>
      <w:r w:rsidRPr="0056034C">
        <w:rPr>
          <w:rPrChange w:id="52" w:author="Gustavo Araújo" w:date="2024-09-15T13:28:00Z" w16du:dateUtc="2024-09-15T16:28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pt-BR"/>
            </w:rPr>
          </w:rPrChange>
        </w:rPr>
        <w:t xml:space="preserve">Gestão Do Risco De Crédito Bancário: Estudo Empírico. Disponível em: </w:t>
      </w:r>
      <w:r>
        <w:t>&lt;</w:t>
      </w:r>
      <w:r>
        <w:fldChar w:fldCharType="begin"/>
      </w:r>
      <w:r>
        <w:instrText>HYPERLINK "</w:instrText>
      </w:r>
      <w:r w:rsidRPr="0056034C">
        <w:rPr>
          <w:rPrChange w:id="53" w:author="Gustavo Araújo" w:date="2024-09-15T13:28:00Z" w16du:dateUtc="2024-09-15T16:28:00Z">
            <w:rPr>
              <w:rStyle w:val="Hyperlink"/>
            </w:rPr>
          </w:rPrChange>
        </w:rPr>
        <w:instrText>https://comum.rcaap.pt/handle/10400.26/31674</w:instrText>
      </w:r>
      <w:r>
        <w:instrText>"</w:instrText>
      </w:r>
      <w:r>
        <w:fldChar w:fldCharType="separate"/>
      </w:r>
      <w:r w:rsidRPr="00222EB8">
        <w:rPr>
          <w:rStyle w:val="Hyperlink"/>
          <w:rPrChange w:id="54" w:author="Gustavo Araújo" w:date="2024-09-15T13:28:00Z" w16du:dateUtc="2024-09-15T16:28:00Z">
            <w:rPr>
              <w:rStyle w:val="Hyperlink"/>
            </w:rPr>
          </w:rPrChange>
        </w:rPr>
        <w:t>https://comum.rcaap.pt/han</w:t>
      </w:r>
      <w:r w:rsidRPr="00DA1E2E">
        <w:rPr>
          <w:rStyle w:val="Hyperlink"/>
        </w:rPr>
        <w:t>d</w:t>
      </w:r>
      <w:r w:rsidRPr="00DA1E2E">
        <w:rPr>
          <w:rStyle w:val="Hyperlink"/>
        </w:rPr>
        <w:t>le/10400.26/31674</w:t>
      </w:r>
      <w:r>
        <w:fldChar w:fldCharType="end"/>
      </w:r>
      <w:r>
        <w:t>&gt;</w:t>
      </w:r>
      <w:r w:rsidRPr="0056034C">
        <w:rPr>
          <w:rPrChange w:id="55" w:author="Gustavo Araújo" w:date="2024-09-15T13:28:00Z" w16du:dateUtc="2024-09-15T16:28:00Z">
            <w:rPr>
              <w:rStyle w:val="Hyperlink"/>
            </w:rPr>
          </w:rPrChange>
        </w:rPr>
        <w:t>.</w:t>
      </w:r>
      <w:r w:rsidRPr="0056034C">
        <w:rPr>
          <w:rPrChange w:id="56" w:author="Gustavo Araújo" w:date="2024-09-15T13:28:00Z" w16du:dateUtc="2024-09-15T16:28:00Z">
            <w:rPr>
              <w:b/>
            </w:rPr>
          </w:rPrChange>
        </w:rPr>
        <w:t xml:space="preserve"> </w:t>
      </w:r>
      <w:r w:rsidRPr="0056034C">
        <w:t>Acesso em: 30 jun. 2024.</w:t>
      </w:r>
    </w:p>
    <w:p w14:paraId="57AD8E81" w14:textId="3953271D" w:rsidR="003B0AA1" w:rsidRDefault="003B0AA1" w:rsidP="003B0AA1">
      <w:pPr>
        <w:spacing w:after="240" w:line="240" w:lineRule="auto"/>
        <w:ind w:left="357"/>
        <w:jc w:val="left"/>
      </w:pPr>
      <w:r w:rsidRPr="00A11CBD">
        <w:rPr>
          <w:lang w:val="de-DE"/>
        </w:rPr>
        <w:t>Gestel, T</w:t>
      </w:r>
      <w:r>
        <w:rPr>
          <w:lang w:val="de-DE"/>
        </w:rPr>
        <w:t>. V</w:t>
      </w:r>
      <w:r w:rsidRPr="00A11CBD">
        <w:rPr>
          <w:lang w:val="de-DE"/>
        </w:rPr>
        <w:t xml:space="preserve">; Baesens, B. 2008.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 Disponível em: &lt;</w:t>
      </w:r>
      <w:r w:rsidRPr="00DA1E2E">
        <w:rPr>
          <w:rStyle w:val="Hyperlink"/>
        </w:rPr>
        <w:fldChar w:fldCharType="begin"/>
      </w:r>
      <w:r w:rsidRPr="00DA1E2E">
        <w:rPr>
          <w:rStyle w:val="Hyperlink"/>
        </w:rPr>
        <w:instrText>HYPERLINK "https://www.academia.edu/37069057/Credit_Risk_Management_Basic_Concepts"</w:instrText>
      </w:r>
      <w:r w:rsidRPr="00DA1E2E">
        <w:rPr>
          <w:rStyle w:val="Hyperlink"/>
        </w:rPr>
      </w:r>
      <w:r w:rsidRPr="00DA1E2E">
        <w:rPr>
          <w:rStyle w:val="Hyperlink"/>
        </w:rPr>
        <w:fldChar w:fldCharType="separate"/>
      </w:r>
      <w:r w:rsidRPr="00DA1E2E">
        <w:rPr>
          <w:rStyle w:val="Hyperlink"/>
          <w:rPrChange w:id="57" w:author="Gustavo Araújo" w:date="2024-09-15T13:28:00Z" w16du:dateUtc="2024-09-15T16:28:00Z">
            <w:rPr>
              <w:rStyle w:val="Hyperlink"/>
            </w:rPr>
          </w:rPrChange>
        </w:rPr>
        <w:t>https://www.academia.edu/37069057/Credit_Risk_</w:t>
      </w:r>
      <w:r w:rsidRPr="00DA1E2E">
        <w:rPr>
          <w:rStyle w:val="Hyperlink"/>
          <w:rPrChange w:id="58" w:author="Gustavo Araújo" w:date="2024-09-15T13:28:00Z" w16du:dateUtc="2024-09-15T16:28:00Z">
            <w:rPr>
              <w:rStyle w:val="Hyperlink"/>
            </w:rPr>
          </w:rPrChange>
        </w:rPr>
        <w:t>M</w:t>
      </w:r>
      <w:r w:rsidRPr="00DA1E2E">
        <w:rPr>
          <w:rStyle w:val="Hyperlink"/>
          <w:rPrChange w:id="59" w:author="Gustavo Araújo" w:date="2024-09-15T13:28:00Z" w16du:dateUtc="2024-09-15T16:28:00Z">
            <w:rPr>
              <w:rStyle w:val="Hyperlink"/>
            </w:rPr>
          </w:rPrChange>
        </w:rPr>
        <w:t>an</w:t>
      </w:r>
      <w:r w:rsidRPr="00DA1E2E">
        <w:rPr>
          <w:rStyle w:val="Hyperlink"/>
          <w:rPrChange w:id="60" w:author="Gustavo Araújo" w:date="2024-09-15T13:28:00Z" w16du:dateUtc="2024-09-15T16:28:00Z">
            <w:rPr>
              <w:rStyle w:val="Hyperlink"/>
            </w:rPr>
          </w:rPrChange>
        </w:rPr>
        <w:t>a</w:t>
      </w:r>
      <w:r w:rsidRPr="00DA1E2E">
        <w:rPr>
          <w:rStyle w:val="Hyperlink"/>
          <w:rPrChange w:id="61" w:author="Gustavo Araújo" w:date="2024-09-15T13:28:00Z" w16du:dateUtc="2024-09-15T16:28:00Z">
            <w:rPr>
              <w:rStyle w:val="Hyperlink"/>
            </w:rPr>
          </w:rPrChange>
        </w:rPr>
        <w:t>gement_Ba</w:t>
      </w:r>
      <w:r w:rsidRPr="00DA1E2E">
        <w:rPr>
          <w:rStyle w:val="Hyperlink"/>
          <w:rPrChange w:id="62" w:author="Gustavo Araújo" w:date="2024-09-15T13:28:00Z" w16du:dateUtc="2024-09-15T16:28:00Z">
            <w:rPr>
              <w:rStyle w:val="Hyperlink"/>
            </w:rPr>
          </w:rPrChange>
        </w:rPr>
        <w:t>s</w:t>
      </w:r>
      <w:r w:rsidRPr="00DA1E2E">
        <w:rPr>
          <w:rStyle w:val="Hyperlink"/>
          <w:rPrChange w:id="63" w:author="Gustavo Araújo" w:date="2024-09-15T13:28:00Z" w16du:dateUtc="2024-09-15T16:28:00Z">
            <w:rPr>
              <w:rStyle w:val="Hyperlink"/>
            </w:rPr>
          </w:rPrChange>
        </w:rPr>
        <w:t>ic_Concepts</w:t>
      </w:r>
      <w:r w:rsidRPr="00DA1E2E">
        <w:rPr>
          <w:rStyle w:val="Hyperlink"/>
        </w:rPr>
        <w:fldChar w:fldCharType="end"/>
      </w:r>
      <w:r>
        <w:t xml:space="preserve">&gt;. </w:t>
      </w:r>
      <w:r w:rsidRPr="0056034C">
        <w:t xml:space="preserve">Acesso </w:t>
      </w:r>
      <w:r>
        <w:t>em: 01 abr. 2024.</w:t>
      </w:r>
    </w:p>
    <w:p w14:paraId="67821F66" w14:textId="77777777" w:rsidR="003B0AA1" w:rsidRDefault="003B0AA1" w:rsidP="003B0AA1">
      <w:pPr>
        <w:spacing w:after="240" w:line="240" w:lineRule="auto"/>
        <w:ind w:left="357"/>
        <w:jc w:val="left"/>
      </w:pPr>
      <w:r w:rsidRPr="00975736">
        <w:t xml:space="preserve">Wilson, R. J. 1996. </w:t>
      </w:r>
      <w:r w:rsidRPr="00A11CBD">
        <w:rPr>
          <w:lang w:val="de-DE"/>
          <w:rPrChange w:id="64" w:author="Gustavo Araújo" w:date="2024-09-15T13:28:00Z" w16du:dateUtc="2024-09-15T16:28:00Z">
            <w:rPr>
              <w:i/>
              <w:iCs/>
              <w:lang w:val="de-DE"/>
            </w:rPr>
          </w:rPrChange>
        </w:rPr>
        <w:t>Introduction to Graph Theory</w:t>
      </w:r>
      <w:r w:rsidRPr="00A11CBD">
        <w:rPr>
          <w:lang w:val="de-DE"/>
        </w:rPr>
        <w:t xml:space="preserve">. 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>
        <w:t>.</w:t>
      </w:r>
    </w:p>
    <w:p w14:paraId="6EA398EC" w14:textId="77777777" w:rsidR="003B0AA1" w:rsidRDefault="003B0AA1" w:rsidP="00AC0578">
      <w:pPr>
        <w:spacing w:line="360" w:lineRule="auto"/>
        <w:rPr>
          <w:b/>
        </w:rPr>
      </w:pPr>
    </w:p>
    <w:p w14:paraId="1762EF9D" w14:textId="10DFA402" w:rsidR="003B0AA1" w:rsidRDefault="00AC0578" w:rsidP="00AC0578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0CC28804" w14:textId="77777777" w:rsidR="001735B1" w:rsidRDefault="001735B1" w:rsidP="00AC0578">
      <w:pPr>
        <w:spacing w:line="360" w:lineRule="auto"/>
        <w:rPr>
          <w:b/>
        </w:rPr>
      </w:pPr>
    </w:p>
    <w:p w14:paraId="4A49F465" w14:textId="41C400E4" w:rsidR="00AC0578" w:rsidRPr="00FB0F64" w:rsidRDefault="00AC0578" w:rsidP="00AC0578">
      <w:pPr>
        <w:spacing w:after="40" w:line="360" w:lineRule="auto"/>
      </w:pPr>
      <w:r>
        <w:t xml:space="preserve">Apêndice A – Imagem 1. Modelo de dados proposto - </w:t>
      </w:r>
      <w:r w:rsidRPr="00A83DD9">
        <w:t xml:space="preserve">Data </w:t>
      </w:r>
      <w:proofErr w:type="spellStart"/>
      <w:r w:rsidRPr="00A83DD9">
        <w:t>Wrangling</w:t>
      </w:r>
      <w:proofErr w:type="spellEnd"/>
    </w:p>
    <w:p w14:paraId="1231A4F4" w14:textId="77777777" w:rsidR="00AC0578" w:rsidRPr="00397B56" w:rsidRDefault="00AC0578" w:rsidP="00AC0578">
      <w:pPr>
        <w:spacing w:line="360" w:lineRule="auto"/>
        <w:jc w:val="left"/>
      </w:pPr>
      <w:r>
        <w:rPr>
          <w:noProof/>
        </w:rPr>
        <w:drawing>
          <wp:inline distT="0" distB="0" distL="0" distR="0" wp14:anchorId="01292B08" wp14:editId="036065A2">
            <wp:extent cx="5706692" cy="2544418"/>
            <wp:effectExtent l="0" t="0" r="0" b="889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53" cy="255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7A99" w14:textId="77777777" w:rsidR="00AC0578" w:rsidRDefault="00AC0578" w:rsidP="00AC0578">
      <w:pPr>
        <w:spacing w:after="40" w:line="360" w:lineRule="auto"/>
      </w:pPr>
      <w:r>
        <w:t xml:space="preserve">Legenda: </w:t>
      </w:r>
      <w:r w:rsidRPr="00397B56">
        <w:t>Modelagem</w:t>
      </w:r>
      <w:r w:rsidRPr="00FB0F64">
        <w:t xml:space="preserve"> espelho bases RFB e resultado projeto</w:t>
      </w:r>
      <w:r>
        <w:t xml:space="preserve">. </w:t>
      </w:r>
    </w:p>
    <w:p w14:paraId="1B6F121D" w14:textId="77777777" w:rsidR="003B0AA1" w:rsidRDefault="00AC0578" w:rsidP="00AC0578">
      <w:pPr>
        <w:spacing w:after="40" w:line="360" w:lineRule="auto"/>
      </w:pPr>
      <w:r w:rsidRPr="00397B56">
        <w:t>Fonte: Resultados originais da pesquisa</w:t>
      </w:r>
    </w:p>
    <w:p w14:paraId="3B5F849E" w14:textId="05FB7974" w:rsidR="003B0AA1" w:rsidRDefault="003B0AA1" w:rsidP="00AC0578">
      <w:pPr>
        <w:spacing w:after="40" w:line="360" w:lineRule="auto"/>
        <w:ind w:firstLine="567"/>
        <w:jc w:val="left"/>
      </w:pPr>
    </w:p>
    <w:p w14:paraId="693E1A38" w14:textId="64CE2F8A" w:rsidR="00AC0578" w:rsidRPr="00A83DD9" w:rsidRDefault="00AC0578" w:rsidP="00AC0578">
      <w:pPr>
        <w:spacing w:after="40" w:line="360" w:lineRule="auto"/>
        <w:jc w:val="left"/>
        <w:rPr>
          <w:b/>
          <w:bCs/>
          <w:iCs/>
        </w:rPr>
      </w:pPr>
      <w:r>
        <w:t xml:space="preserve">Apêndice A – Imagem 2 – </w:t>
      </w:r>
      <w:r w:rsidRPr="00A83DD9">
        <w:t xml:space="preserve">Data </w:t>
      </w:r>
      <w:proofErr w:type="spellStart"/>
      <w:r w:rsidRPr="00A83DD9">
        <w:t>Wrangling</w:t>
      </w:r>
      <w:proofErr w:type="spellEnd"/>
      <w:r w:rsidRPr="00A83DD9">
        <w:t xml:space="preserve"> </w:t>
      </w:r>
      <w:r>
        <w:t xml:space="preserve">– Plataforma Google </w:t>
      </w:r>
      <w:proofErr w:type="spellStart"/>
      <w:r>
        <w:t>Bigquery</w:t>
      </w:r>
      <w:proofErr w:type="spellEnd"/>
      <w:r>
        <w:t xml:space="preserve"> </w:t>
      </w:r>
    </w:p>
    <w:p w14:paraId="7B32DE63" w14:textId="77777777" w:rsidR="00AC0578" w:rsidRDefault="00AC0578" w:rsidP="00AC0578">
      <w:pPr>
        <w:spacing w:after="40" w:line="360" w:lineRule="auto"/>
        <w:jc w:val="left"/>
        <w:rPr>
          <w:iCs/>
        </w:rPr>
      </w:pPr>
      <w:r>
        <w:rPr>
          <w:noProof/>
        </w:rPr>
        <w:lastRenderedPageBreak/>
        <w:drawing>
          <wp:inline distT="0" distB="0" distL="0" distR="0" wp14:anchorId="5F2A9722" wp14:editId="20BAC5BF">
            <wp:extent cx="5788550" cy="3135517"/>
            <wp:effectExtent l="0" t="0" r="3175" b="8255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6387" cy="31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06A6" w14:textId="77777777" w:rsidR="00AC0578" w:rsidRDefault="00AC0578" w:rsidP="00AC0578">
      <w:pPr>
        <w:spacing w:after="40" w:line="360" w:lineRule="auto"/>
        <w:jc w:val="left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</w:p>
    <w:p w14:paraId="703DE5FE" w14:textId="77777777" w:rsidR="003B0AA1" w:rsidRDefault="00AC0578" w:rsidP="00AC0578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7C815B1" w14:textId="0F169424" w:rsidR="009521C5" w:rsidRPr="00FB0F64" w:rsidRDefault="009521C5" w:rsidP="00AC0578">
      <w:pPr>
        <w:spacing w:after="40" w:line="360" w:lineRule="auto"/>
        <w:jc w:val="left"/>
      </w:pPr>
    </w:p>
    <w:sectPr w:rsidR="009521C5" w:rsidRPr="00FB0F64" w:rsidSect="00EE21D2">
      <w:headerReference w:type="default" r:id="rId31"/>
      <w:footerReference w:type="default" r:id="rId32"/>
      <w:footerReference w:type="first" r:id="rId33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3" w:author="DIEGO DE OLIVEIRA DA CUNHA" w:date="2024-06-26T16:05:00Z" w:initials="DD">
    <w:p w14:paraId="38732B0D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O resumo deixamos para o final.</w:t>
      </w:r>
    </w:p>
  </w:comment>
  <w:comment w:id="15" w:author="DIEGO DE OLIVEIRA DA CUNHA" w:date="2024-06-26T16:06:00Z" w:initials="DD">
    <w:p w14:paraId="5C9095BC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Quem afirmou isso?</w:t>
      </w:r>
    </w:p>
  </w:comment>
  <w:comment w:id="16" w:author="Gustavo Araújo" w:date="2024-09-15T11:56:00Z" w:initials="GA">
    <w:p w14:paraId="75863022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Ajustado com a referência</w:t>
      </w:r>
    </w:p>
  </w:comment>
  <w:comment w:id="17" w:author="DIEGO DE OLIVEIRA DA CUNHA" w:date="2024-06-26T16:06:00Z" w:initials="DD">
    <w:p w14:paraId="3097C264" w14:textId="77777777" w:rsidR="00656345" w:rsidRDefault="00656345" w:rsidP="00656345">
      <w:pPr>
        <w:pStyle w:val="Textodecomentrio"/>
        <w:jc w:val="left"/>
      </w:pPr>
      <w:r>
        <w:rPr>
          <w:rStyle w:val="Refdecomentrio"/>
        </w:rPr>
        <w:annotationRef/>
      </w:r>
      <w:r>
        <w:t>Não tem referências mais recentes?</w:t>
      </w:r>
    </w:p>
  </w:comment>
  <w:comment w:id="18" w:author="Gustavo Araújo" w:date="2024-09-15T11:57:00Z" w:initials="GA">
    <w:p w14:paraId="4909363E" w14:textId="77777777" w:rsidR="00582497" w:rsidRDefault="00656345" w:rsidP="00582497">
      <w:pPr>
        <w:pStyle w:val="Textodecomentrio"/>
        <w:jc w:val="left"/>
      </w:pPr>
      <w:r>
        <w:rPr>
          <w:rStyle w:val="Refdecomentrio"/>
        </w:rPr>
        <w:annotationRef/>
      </w:r>
      <w:r w:rsidR="00582497">
        <w:t>Nova referência que faz menção ao conteúdo e é mais atual</w:t>
      </w:r>
    </w:p>
  </w:comment>
  <w:comment w:id="19" w:author="DIEGO DE OLIVEIRA DA CUNHA" w:date="2024-06-26T16:10:00Z" w:initials="DD">
    <w:p w14:paraId="37C62788" w14:textId="086C8F79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Mas antes, qual seu objetivo geral?</w:t>
      </w:r>
    </w:p>
  </w:comment>
  <w:comment w:id="20" w:author="Gustavo Araújo" w:date="2024-09-15T12:10:00Z" w:initials="GA">
    <w:p w14:paraId="0A1CCD02" w14:textId="77777777" w:rsidR="002274F5" w:rsidRDefault="002274F5" w:rsidP="002274F5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 Ajustei o parágrafo abaixo, com a ideia do projeto. Por avalie se ficou claro, se não me ajude a ajustar esse ponto?</w:t>
      </w:r>
    </w:p>
  </w:comment>
  <w:comment w:id="29" w:author="DIEGO DE OLIVEIRA DA CUNHA" w:date="2024-06-26T16:09:00Z" w:initials="DD">
    <w:p w14:paraId="4000FBB9" w14:textId="73EE9DE2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Tem misturando formatação nova com a antiga</w:t>
      </w:r>
    </w:p>
  </w:comment>
  <w:comment w:id="30" w:author="Gustavo Araújo" w:date="2024-09-15T12:16:00Z" w:initials="GA">
    <w:p w14:paraId="421BE4A2" w14:textId="77777777" w:rsidR="003E30A0" w:rsidRDefault="003E30A0" w:rsidP="003E30A0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Ajustei as referencias nesse ponto. Havia incluído uma referencia ao meu proprio trabalho e achie q não fazia sentido. </w:t>
      </w:r>
    </w:p>
  </w:comment>
  <w:comment w:id="31" w:author="DIEGO DE OLIVEIRA DA CUNHA" w:date="2024-06-26T16:07:00Z" w:initials="DD">
    <w:p w14:paraId="15386745" w14:textId="51C8A83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Algum autor corrobora com essa afirmação?</w:t>
      </w:r>
    </w:p>
  </w:comment>
  <w:comment w:id="32" w:author="Gustavo Araújo" w:date="2024-09-15T12:26:00Z" w:initials="GA">
    <w:p w14:paraId="4B791EB7" w14:textId="77777777" w:rsidR="008105AF" w:rsidRDefault="008105AF" w:rsidP="008105AF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Aqui ajustei para tentar deixar claro q essa é uma ideia nova de identificação de grupos economicos. </w:t>
      </w:r>
      <w:r>
        <w:br/>
        <w:t xml:space="preserve">Não consigo fazer referente a outros projetos. </w:t>
      </w:r>
    </w:p>
  </w:comment>
  <w:comment w:id="34" w:author="DIEGO DE OLIVEIRA DA CUNHA" w:date="2024-06-26T16:08:00Z" w:initials="DD">
    <w:p w14:paraId="52D5E07A" w14:textId="6D3DFCF3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Precisa rever, pois estão fora de formatação.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8732B0D" w15:done="0"/>
  <w15:commentEx w15:paraId="5C9095BC" w15:done="0"/>
  <w15:commentEx w15:paraId="75863022" w15:paraIdParent="5C9095BC" w15:done="0"/>
  <w15:commentEx w15:paraId="3097C264" w15:done="0"/>
  <w15:commentEx w15:paraId="4909363E" w15:paraIdParent="3097C264" w15:done="0"/>
  <w15:commentEx w15:paraId="37C62788" w15:done="0"/>
  <w15:commentEx w15:paraId="0A1CCD02" w15:paraIdParent="37C62788" w15:done="0"/>
  <w15:commentEx w15:paraId="4000FBB9" w15:done="0"/>
  <w15:commentEx w15:paraId="421BE4A2" w15:paraIdParent="4000FBB9" w15:done="0"/>
  <w15:commentEx w15:paraId="15386745" w15:done="0"/>
  <w15:commentEx w15:paraId="4B791EB7" w15:paraIdParent="15386745" w15:done="0"/>
  <w15:commentEx w15:paraId="52D5E0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ADF0FA" w16cex:dateUtc="2024-06-26T19:05:00Z"/>
  <w16cex:commentExtensible w16cex:durableId="108D5775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5:58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CA4122E" w16cex:dateUtc="2024-09-15T14:56:00Z"/>
  <w16cex:commentExtensible w16cex:durableId="5537B117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6:4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70EEF4E5" w16cex:dateUtc="2024-09-15T14:57:00Z"/>
  <w16cex:commentExtensible w16cex:durableId="2A0DE43D" w16cex:dateUtc="2024-06-26T19:10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0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0FAF620" w16cex:dateUtc="2024-09-15T15:10:00Z"/>
  <w16cex:commentExtensible w16cex:durableId="228F34C8" w16cex:dateUtc="2024-06-26T19:09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0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C0F6BE1" w16cex:dateUtc="2024-09-15T15:16:00Z"/>
  <w16cex:commentExtensible w16cex:durableId="7197332E" w16cex:dateUtc="2024-06-26T19:07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3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7B0C9CF4" w16cex:dateUtc="2024-09-15T15:26:00Z"/>
  <w16cex:commentExtensible w16cex:durableId="26511021" w16cex:dateUtc="2024-06-26T1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8732B0D" w16cid:durableId="0BADF0FA"/>
  <w16cid:commentId w16cid:paraId="5C9095BC" w16cid:durableId="108D5775"/>
  <w16cid:commentId w16cid:paraId="75863022" w16cid:durableId="6CA4122E"/>
  <w16cid:commentId w16cid:paraId="3097C264" w16cid:durableId="5537B117"/>
  <w16cid:commentId w16cid:paraId="4909363E" w16cid:durableId="70EEF4E5"/>
  <w16cid:commentId w16cid:paraId="37C62788" w16cid:durableId="2A0DE43D"/>
  <w16cid:commentId w16cid:paraId="0A1CCD02" w16cid:durableId="60FAF620"/>
  <w16cid:commentId w16cid:paraId="4000FBB9" w16cid:durableId="228F34C8"/>
  <w16cid:commentId w16cid:paraId="421BE4A2" w16cid:durableId="1C0F6BE1"/>
  <w16cid:commentId w16cid:paraId="15386745" w16cid:durableId="7197332E"/>
  <w16cid:commentId w16cid:paraId="4B791EB7" w16cid:durableId="7B0C9CF4"/>
  <w16cid:commentId w16cid:paraId="52D5E07A" w16cid:durableId="265110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95FDB" w14:textId="77777777" w:rsidR="009778BD" w:rsidRDefault="009778BD" w:rsidP="005F5FEB">
      <w:pPr>
        <w:spacing w:line="240" w:lineRule="auto"/>
      </w:pPr>
      <w:r>
        <w:separator/>
      </w:r>
    </w:p>
  </w:endnote>
  <w:endnote w:type="continuationSeparator" w:id="0">
    <w:p w14:paraId="7CC008A6" w14:textId="77777777" w:rsidR="009778BD" w:rsidRDefault="009778BD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3C8127" w14:textId="77777777" w:rsidR="009778BD" w:rsidRDefault="009778BD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0E3E9A32" w14:textId="77777777" w:rsidR="009778BD" w:rsidRDefault="009778BD" w:rsidP="005F5FEB">
      <w:pPr>
        <w:spacing w:line="240" w:lineRule="auto"/>
      </w:pPr>
      <w:r>
        <w:continuationSeparator/>
      </w:r>
    </w:p>
  </w:footnote>
  <w:footnote w:id="1">
    <w:p w14:paraId="7EB6958A" w14:textId="041B03A8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AC6C07">
        <w:rPr>
          <w:sz w:val="18"/>
          <w:szCs w:val="18"/>
        </w:rPr>
        <w:t>DataFrame</w:t>
      </w:r>
      <w:proofErr w:type="spellEnd"/>
      <w:r w:rsidR="00D632FF">
        <w:rPr>
          <w:sz w:val="18"/>
          <w:szCs w:val="18"/>
        </w:rPr>
        <w:t>.</w:t>
      </w:r>
      <w:r w:rsidRPr="00AC6C07">
        <w:rPr>
          <w:sz w:val="18"/>
          <w:szCs w:val="18"/>
        </w:rPr>
        <w:t xml:space="preserve"> Estrutura de dados bidimensional utilizada principalmente em bibliotecas como o </w:t>
      </w:r>
      <w:r w:rsidR="00B43B7D" w:rsidRPr="00AC6C07">
        <w:rPr>
          <w:sz w:val="18"/>
          <w:szCs w:val="18"/>
        </w:rPr>
        <w:t>‘</w:t>
      </w:r>
      <w:r w:rsidRPr="00AC6C07">
        <w:rPr>
          <w:sz w:val="18"/>
          <w:szCs w:val="18"/>
        </w:rPr>
        <w:t>pandas</w:t>
      </w:r>
      <w:r w:rsidR="00B43B7D" w:rsidRPr="00AC6C07">
        <w:rPr>
          <w:sz w:val="18"/>
          <w:szCs w:val="18"/>
        </w:rPr>
        <w:t>’</w:t>
      </w:r>
      <w:r w:rsidRPr="00AC6C07">
        <w:rPr>
          <w:sz w:val="18"/>
          <w:szCs w:val="18"/>
        </w:rPr>
        <w:t xml:space="preserve"> no Python, que permite a manipulação de dados tabulares de forma eficiente. Um </w:t>
      </w:r>
      <w:proofErr w:type="spellStart"/>
      <w:r w:rsidRPr="00AC6C07">
        <w:rPr>
          <w:sz w:val="18"/>
          <w:szCs w:val="18"/>
        </w:rPr>
        <w:t>DataFrame</w:t>
      </w:r>
      <w:proofErr w:type="spellEnd"/>
      <w:r w:rsidRPr="00AC6C07">
        <w:rPr>
          <w:sz w:val="18"/>
          <w:szCs w:val="18"/>
        </w:rPr>
        <w:t xml:space="preserve"> é comparável a uma tabela em uma base de dados ou a uma planilha, onde os dados são organizados em linhas e colunas, podendo conter diferentes tipos de dados.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1" w:name="_Hlk33885723"/>
    <w:bookmarkStart w:id="2" w:name="_Hlk33885724"/>
    <w:bookmarkStart w:id="3" w:name="_Hlk33895896"/>
    <w:bookmarkStart w:id="4" w:name="_Hlk33895897"/>
    <w:bookmarkStart w:id="5" w:name="_Hlk33895939"/>
    <w:bookmarkStart w:id="6" w:name="_Hlk33895940"/>
    <w:bookmarkStart w:id="7" w:name="_Hlk33948838"/>
    <w:bookmarkStart w:id="8" w:name="_Hlk33948839"/>
    <w:bookmarkStart w:id="9" w:name="_Hlk33953468"/>
    <w:bookmarkStart w:id="10" w:name="_Hlk33953469"/>
    <w:bookmarkStart w:id="11" w:name="_Hlk33974381"/>
    <w:bookmarkStart w:id="12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65" w:name="_Hlk33913842"/>
    <w:bookmarkStart w:id="66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65"/>
  <w:bookmarkEnd w:id="66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IEGO DE OLIVEIRA DA CUNHA">
    <w15:presenceInfo w15:providerId="AD" w15:userId="S::12970567792@cefet-rj.br::3b6bd942-087d-47a1-a8bb-9345f24a9600"/>
  </w15:person>
  <w15:person w15:author="Gustavo Araújo">
    <w15:presenceInfo w15:providerId="Windows Live" w15:userId="d0f5d79e9117f5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3BC8"/>
    <w:rsid w:val="0000516E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504A4"/>
    <w:rsid w:val="0006184C"/>
    <w:rsid w:val="00062BE1"/>
    <w:rsid w:val="0006582A"/>
    <w:rsid w:val="00080BC8"/>
    <w:rsid w:val="000847C4"/>
    <w:rsid w:val="000870EB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37FF8"/>
    <w:rsid w:val="0014260C"/>
    <w:rsid w:val="00145C9C"/>
    <w:rsid w:val="001473F8"/>
    <w:rsid w:val="00155FEB"/>
    <w:rsid w:val="001650D8"/>
    <w:rsid w:val="00173435"/>
    <w:rsid w:val="001735B1"/>
    <w:rsid w:val="0017695E"/>
    <w:rsid w:val="0018079B"/>
    <w:rsid w:val="00181482"/>
    <w:rsid w:val="00183241"/>
    <w:rsid w:val="00183B05"/>
    <w:rsid w:val="0018695B"/>
    <w:rsid w:val="00193278"/>
    <w:rsid w:val="00196DB1"/>
    <w:rsid w:val="001A2B26"/>
    <w:rsid w:val="001A3AE9"/>
    <w:rsid w:val="001B29CD"/>
    <w:rsid w:val="001B3D95"/>
    <w:rsid w:val="001B7001"/>
    <w:rsid w:val="001B7C5F"/>
    <w:rsid w:val="001C2EFB"/>
    <w:rsid w:val="001D247D"/>
    <w:rsid w:val="001E108A"/>
    <w:rsid w:val="001E6121"/>
    <w:rsid w:val="001E6B8D"/>
    <w:rsid w:val="001F0A4F"/>
    <w:rsid w:val="001F5096"/>
    <w:rsid w:val="001F65B7"/>
    <w:rsid w:val="001F677B"/>
    <w:rsid w:val="002013ED"/>
    <w:rsid w:val="002138F6"/>
    <w:rsid w:val="00214A52"/>
    <w:rsid w:val="00221EC9"/>
    <w:rsid w:val="00222FB8"/>
    <w:rsid w:val="00225427"/>
    <w:rsid w:val="002274F5"/>
    <w:rsid w:val="00244916"/>
    <w:rsid w:val="00246075"/>
    <w:rsid w:val="00247798"/>
    <w:rsid w:val="00250606"/>
    <w:rsid w:val="0025090A"/>
    <w:rsid w:val="00251A23"/>
    <w:rsid w:val="0026130F"/>
    <w:rsid w:val="00262449"/>
    <w:rsid w:val="0026400A"/>
    <w:rsid w:val="00266914"/>
    <w:rsid w:val="00271E7A"/>
    <w:rsid w:val="00272CA0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C5487"/>
    <w:rsid w:val="002D0A4C"/>
    <w:rsid w:val="002D11DA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2F6E74"/>
    <w:rsid w:val="00302BCD"/>
    <w:rsid w:val="00311C33"/>
    <w:rsid w:val="0031459B"/>
    <w:rsid w:val="003153E4"/>
    <w:rsid w:val="00320435"/>
    <w:rsid w:val="00320448"/>
    <w:rsid w:val="00323A4C"/>
    <w:rsid w:val="00325B43"/>
    <w:rsid w:val="00331161"/>
    <w:rsid w:val="0033468D"/>
    <w:rsid w:val="00337DC2"/>
    <w:rsid w:val="00343E39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74730"/>
    <w:rsid w:val="00380E73"/>
    <w:rsid w:val="0038279B"/>
    <w:rsid w:val="00382BEB"/>
    <w:rsid w:val="00383658"/>
    <w:rsid w:val="003979A3"/>
    <w:rsid w:val="00397B56"/>
    <w:rsid w:val="003A2BF8"/>
    <w:rsid w:val="003A335C"/>
    <w:rsid w:val="003A50AD"/>
    <w:rsid w:val="003B0AA1"/>
    <w:rsid w:val="003B3E2D"/>
    <w:rsid w:val="003B3F0A"/>
    <w:rsid w:val="003B425C"/>
    <w:rsid w:val="003C0770"/>
    <w:rsid w:val="003C0DDD"/>
    <w:rsid w:val="003C1B38"/>
    <w:rsid w:val="003C65F6"/>
    <w:rsid w:val="003C7E8D"/>
    <w:rsid w:val="003D1350"/>
    <w:rsid w:val="003E150B"/>
    <w:rsid w:val="003E2B47"/>
    <w:rsid w:val="003E30A0"/>
    <w:rsid w:val="003E36CE"/>
    <w:rsid w:val="003E64D0"/>
    <w:rsid w:val="003E6E77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064E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97FC0"/>
    <w:rsid w:val="004A4CB4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6034C"/>
    <w:rsid w:val="00580198"/>
    <w:rsid w:val="00582497"/>
    <w:rsid w:val="00584676"/>
    <w:rsid w:val="0058770B"/>
    <w:rsid w:val="005905F2"/>
    <w:rsid w:val="00593069"/>
    <w:rsid w:val="005949EF"/>
    <w:rsid w:val="00594DC8"/>
    <w:rsid w:val="005976E1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478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6345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A0317"/>
    <w:rsid w:val="006B3841"/>
    <w:rsid w:val="006B4497"/>
    <w:rsid w:val="006B4591"/>
    <w:rsid w:val="006B7597"/>
    <w:rsid w:val="006C2C8C"/>
    <w:rsid w:val="006C4CD3"/>
    <w:rsid w:val="006C5BAF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3D29"/>
    <w:rsid w:val="007272C9"/>
    <w:rsid w:val="00731468"/>
    <w:rsid w:val="007352E8"/>
    <w:rsid w:val="00743086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A2A3C"/>
    <w:rsid w:val="007A658E"/>
    <w:rsid w:val="007B0806"/>
    <w:rsid w:val="007B7DA1"/>
    <w:rsid w:val="007C1988"/>
    <w:rsid w:val="007E290A"/>
    <w:rsid w:val="007E78AC"/>
    <w:rsid w:val="007F4591"/>
    <w:rsid w:val="007F54A6"/>
    <w:rsid w:val="007F57A4"/>
    <w:rsid w:val="00800FF0"/>
    <w:rsid w:val="00801FCE"/>
    <w:rsid w:val="00804692"/>
    <w:rsid w:val="008105AF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A508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521C5"/>
    <w:rsid w:val="009629EB"/>
    <w:rsid w:val="00964DE5"/>
    <w:rsid w:val="00973982"/>
    <w:rsid w:val="009751EB"/>
    <w:rsid w:val="009778BD"/>
    <w:rsid w:val="00981503"/>
    <w:rsid w:val="009924AC"/>
    <w:rsid w:val="00992731"/>
    <w:rsid w:val="00992A07"/>
    <w:rsid w:val="009934FC"/>
    <w:rsid w:val="0099729D"/>
    <w:rsid w:val="009A06AA"/>
    <w:rsid w:val="009A5155"/>
    <w:rsid w:val="009A6434"/>
    <w:rsid w:val="009B64A7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1CBD"/>
    <w:rsid w:val="00A143E9"/>
    <w:rsid w:val="00A16B84"/>
    <w:rsid w:val="00A21742"/>
    <w:rsid w:val="00A258DC"/>
    <w:rsid w:val="00A260C6"/>
    <w:rsid w:val="00A3138A"/>
    <w:rsid w:val="00A36E07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65683"/>
    <w:rsid w:val="00A6771C"/>
    <w:rsid w:val="00A67C44"/>
    <w:rsid w:val="00A7321C"/>
    <w:rsid w:val="00A74221"/>
    <w:rsid w:val="00A74EC3"/>
    <w:rsid w:val="00A7611A"/>
    <w:rsid w:val="00A76550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0578"/>
    <w:rsid w:val="00AC5332"/>
    <w:rsid w:val="00AC69CA"/>
    <w:rsid w:val="00AC6C07"/>
    <w:rsid w:val="00AD52BD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2F6B"/>
    <w:rsid w:val="00B67CC1"/>
    <w:rsid w:val="00B73815"/>
    <w:rsid w:val="00B73DB7"/>
    <w:rsid w:val="00B754B6"/>
    <w:rsid w:val="00B75E60"/>
    <w:rsid w:val="00B8223B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2701"/>
    <w:rsid w:val="00BD34AF"/>
    <w:rsid w:val="00BD553F"/>
    <w:rsid w:val="00BD7975"/>
    <w:rsid w:val="00BE33CB"/>
    <w:rsid w:val="00BE69F5"/>
    <w:rsid w:val="00BF2D23"/>
    <w:rsid w:val="00BF2F82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46489"/>
    <w:rsid w:val="00C55413"/>
    <w:rsid w:val="00C55528"/>
    <w:rsid w:val="00C56AA8"/>
    <w:rsid w:val="00C6199B"/>
    <w:rsid w:val="00C64E7D"/>
    <w:rsid w:val="00C651A5"/>
    <w:rsid w:val="00C7177A"/>
    <w:rsid w:val="00C71EB1"/>
    <w:rsid w:val="00C723C2"/>
    <w:rsid w:val="00C73EAF"/>
    <w:rsid w:val="00C77BD3"/>
    <w:rsid w:val="00C823EE"/>
    <w:rsid w:val="00C86509"/>
    <w:rsid w:val="00C8729A"/>
    <w:rsid w:val="00C87924"/>
    <w:rsid w:val="00C94381"/>
    <w:rsid w:val="00CA3CF8"/>
    <w:rsid w:val="00CA75CC"/>
    <w:rsid w:val="00CA75F3"/>
    <w:rsid w:val="00CB0973"/>
    <w:rsid w:val="00CB3A48"/>
    <w:rsid w:val="00CB41BF"/>
    <w:rsid w:val="00CB4C42"/>
    <w:rsid w:val="00CB5069"/>
    <w:rsid w:val="00CC0E3E"/>
    <w:rsid w:val="00CC2AF5"/>
    <w:rsid w:val="00CC3190"/>
    <w:rsid w:val="00CC3CB5"/>
    <w:rsid w:val="00CC6166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3F9C"/>
    <w:rsid w:val="00D34612"/>
    <w:rsid w:val="00D35847"/>
    <w:rsid w:val="00D36105"/>
    <w:rsid w:val="00D40A44"/>
    <w:rsid w:val="00D430F6"/>
    <w:rsid w:val="00D475D2"/>
    <w:rsid w:val="00D50856"/>
    <w:rsid w:val="00D52F94"/>
    <w:rsid w:val="00D632FF"/>
    <w:rsid w:val="00D65298"/>
    <w:rsid w:val="00D706A2"/>
    <w:rsid w:val="00D757B2"/>
    <w:rsid w:val="00D85677"/>
    <w:rsid w:val="00D91E0D"/>
    <w:rsid w:val="00D92CD6"/>
    <w:rsid w:val="00DA1E2E"/>
    <w:rsid w:val="00DA28FD"/>
    <w:rsid w:val="00DB07AF"/>
    <w:rsid w:val="00DB1D8D"/>
    <w:rsid w:val="00DB5464"/>
    <w:rsid w:val="00DC18DC"/>
    <w:rsid w:val="00DC1FA9"/>
    <w:rsid w:val="00DD0D55"/>
    <w:rsid w:val="00DD3D76"/>
    <w:rsid w:val="00DD423D"/>
    <w:rsid w:val="00DD6CA9"/>
    <w:rsid w:val="00DE4A91"/>
    <w:rsid w:val="00DE4D59"/>
    <w:rsid w:val="00DF0D6E"/>
    <w:rsid w:val="00E0030F"/>
    <w:rsid w:val="00E0114C"/>
    <w:rsid w:val="00E05E3E"/>
    <w:rsid w:val="00E12124"/>
    <w:rsid w:val="00E127A2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0BB8"/>
    <w:rsid w:val="00ED77AE"/>
    <w:rsid w:val="00EE21D2"/>
    <w:rsid w:val="00EE2621"/>
    <w:rsid w:val="00EE487E"/>
    <w:rsid w:val="00EE556B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57A29"/>
    <w:rsid w:val="00F624CF"/>
    <w:rsid w:val="00F73BB1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E74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D270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D27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D270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27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2701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1932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hyperlink" Target="https://periodicos.fgv.br/rbe/article/view/534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hyperlink" Target="https://basedosdados.org/dataset/e43f0d5b-43cf-4bfb-8d90-c38a4e0d7c4f?table=81272674-f522-4e43-a70b-05bf46f0a163" TargetMode="Externa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normativos.bcb.gov.br/Lists/Normativos/Attachments/50344/Res_4557_v1_O.pdf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hyperlink" Target="https://www.ipea.gov.br/ipeacaixa/premio2006/docs/trabpremiados/IpeaCaixa2006_Profissional_02lugar_tema03.pdf" TargetMode="Externa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hyperlink" Target="https://dados.gov.br/dados/conjuntos-dados/cadastro-nacional-da-pessoa-juridica---cnpj" TargetMode="External"/><Relationship Id="rId30" Type="http://schemas.openxmlformats.org/officeDocument/2006/relationships/image" Target="media/image12.pn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"/>
</file>

<file path=customXml/itemProps1.xml><?xml version="1.0" encoding="utf-8"?>
<ds:datastoreItem xmlns:ds="http://schemas.openxmlformats.org/officeDocument/2006/customXml" ds:itemID="{BE409E3A-800A-4566-8064-1F2CD5D0E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7271</TotalTime>
  <Pages>14</Pages>
  <Words>3554</Words>
  <Characters>19193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28</cp:revision>
  <cp:lastPrinted>2024-09-15T16:14:00Z</cp:lastPrinted>
  <dcterms:created xsi:type="dcterms:W3CDTF">2024-09-22T20:22:00Z</dcterms:created>
  <dcterms:modified xsi:type="dcterms:W3CDTF">2024-09-23T00:39:00Z</dcterms:modified>
</cp:coreProperties>
</file>