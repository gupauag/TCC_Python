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0E995B49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450CB8B9" w14:textId="0878D37A" w:rsidR="00D92CD6" w:rsidRPr="00E127A2" w:rsidRDefault="00AE157D" w:rsidP="00E127A2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  <w:r w:rsidR="00E127A2">
        <w:t>.</w:t>
      </w: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commentRangeStart w:id="13"/>
      <w:r>
        <w:rPr>
          <w:b/>
        </w:rPr>
        <w:t>Resumo</w:t>
      </w:r>
      <w:commentRangeEnd w:id="13"/>
      <w:r w:rsidR="00BD2701">
        <w:rPr>
          <w:rStyle w:val="Refdecomentrio"/>
        </w:rPr>
        <w:commentReference w:id="13"/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B946A9D" w14:textId="77777777" w:rsidR="00E127A2" w:rsidRDefault="00E127A2" w:rsidP="00E127A2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A gestão de risco de crédito é essencial para a estabilidade das instituições financeiras e para a economia como um todo. O trabalho propõe a criação de um algoritmo que </w:t>
      </w:r>
      <w:r>
        <w:rPr>
          <w:iCs/>
        </w:rPr>
        <w:t xml:space="preserve">permite </w:t>
      </w:r>
      <w:r w:rsidRPr="001473F8">
        <w:rPr>
          <w:iCs/>
        </w:rPr>
        <w:t>identifica</w:t>
      </w:r>
      <w:r>
        <w:rPr>
          <w:iCs/>
        </w:rPr>
        <w:t>r</w:t>
      </w:r>
      <w:r w:rsidRPr="001473F8">
        <w:rPr>
          <w:iCs/>
        </w:rPr>
        <w:t xml:space="preserve"> estruturas de Grupos Econômicos (</w:t>
      </w:r>
      <w:proofErr w:type="spellStart"/>
      <w:r w:rsidRPr="001473F8">
        <w:rPr>
          <w:iCs/>
        </w:rPr>
        <w:t>GEs</w:t>
      </w:r>
      <w:proofErr w:type="spellEnd"/>
      <w:r w:rsidRPr="001473F8">
        <w:rPr>
          <w:iCs/>
        </w:rPr>
        <w:t xml:space="preserve">) a partir de </w:t>
      </w:r>
      <w:r>
        <w:rPr>
          <w:iCs/>
        </w:rPr>
        <w:t>vínculo</w:t>
      </w:r>
      <w:r w:rsidRPr="001473F8">
        <w:rPr>
          <w:iCs/>
        </w:rPr>
        <w:t xml:space="preserve"> societári</w:t>
      </w:r>
      <w:r>
        <w:rPr>
          <w:iCs/>
        </w:rPr>
        <w:t xml:space="preserve">o, com o objetivo de </w:t>
      </w:r>
      <w:r w:rsidRPr="001473F8">
        <w:rPr>
          <w:iCs/>
        </w:rPr>
        <w:t xml:space="preserve">melhorar </w:t>
      </w:r>
      <w:r>
        <w:rPr>
          <w:iCs/>
        </w:rPr>
        <w:t xml:space="preserve">e ampliar </w:t>
      </w:r>
      <w:r w:rsidRPr="001473F8">
        <w:rPr>
          <w:iCs/>
        </w:rPr>
        <w:t>a análise de risco de crédito</w:t>
      </w:r>
      <w:r>
        <w:rPr>
          <w:iCs/>
        </w:rPr>
        <w:t xml:space="preserve"> nas instituições financeiras [</w:t>
      </w:r>
      <w:proofErr w:type="spellStart"/>
      <w:r>
        <w:rPr>
          <w:iCs/>
        </w:rPr>
        <w:t>IFs</w:t>
      </w:r>
      <w:proofErr w:type="spellEnd"/>
      <w:r>
        <w:rPr>
          <w:iCs/>
        </w:rPr>
        <w:t>], partindo de uma análise mais profunda dos envolvidos na gestão do crédito.</w:t>
      </w:r>
    </w:p>
    <w:p w14:paraId="17CAF2E9" w14:textId="77777777" w:rsidR="00E127A2" w:rsidRDefault="00E127A2" w:rsidP="00E127A2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Utilizando </w:t>
      </w:r>
      <w:r>
        <w:rPr>
          <w:iCs/>
        </w:rPr>
        <w:t>conceitos d</w:t>
      </w:r>
      <w:r w:rsidRPr="001473F8">
        <w:rPr>
          <w:iCs/>
        </w:rPr>
        <w:t xml:space="preserve">a teoria dos grafos, o algoritmo mapeia as relações entre empresas e sócios, </w:t>
      </w:r>
      <w:r>
        <w:rPr>
          <w:iCs/>
        </w:rPr>
        <w:t xml:space="preserve">e disponibiliza a </w:t>
      </w:r>
      <w:r w:rsidRPr="001473F8">
        <w:rPr>
          <w:iCs/>
        </w:rPr>
        <w:t>visão das conexões que existem</w:t>
      </w:r>
      <w:r>
        <w:rPr>
          <w:iCs/>
        </w:rPr>
        <w:t xml:space="preserve"> entre as empresas e seus sócios</w:t>
      </w:r>
      <w:r w:rsidRPr="001473F8">
        <w:rPr>
          <w:iCs/>
        </w:rPr>
        <w:t>.</w:t>
      </w:r>
    </w:p>
    <w:p w14:paraId="382791E4" w14:textId="2BA7A0C8" w:rsidR="00C71EB1" w:rsidRDefault="00E127A2" w:rsidP="00E127A2">
      <w:pPr>
        <w:spacing w:after="40" w:line="360" w:lineRule="auto"/>
        <w:ind w:firstLine="567"/>
        <w:rPr>
          <w:bCs/>
        </w:rPr>
      </w:pPr>
      <w:r w:rsidRPr="001473F8">
        <w:rPr>
          <w:iCs/>
        </w:rPr>
        <w:t>Os resultados mostram que a abordagem permite uma avaliação mais precisa e abrangente do risco de crédito, facilitando a gestão de carteiras de crédito</w:t>
      </w:r>
      <w:r>
        <w:rPr>
          <w:iCs/>
        </w:rPr>
        <w:t xml:space="preserve"> de forma proativa e </w:t>
      </w:r>
      <w:r w:rsidRPr="001473F8">
        <w:rPr>
          <w:iCs/>
        </w:rPr>
        <w:t xml:space="preserve">possibilitando aumentar a capacidade das </w:t>
      </w:r>
      <w:r>
        <w:rPr>
          <w:iCs/>
        </w:rPr>
        <w:t>[</w:t>
      </w:r>
      <w:proofErr w:type="spellStart"/>
      <w:r w:rsidRPr="001473F8">
        <w:rPr>
          <w:iCs/>
        </w:rPr>
        <w:t>IFs</w:t>
      </w:r>
      <w:proofErr w:type="spellEnd"/>
      <w:r>
        <w:rPr>
          <w:iCs/>
        </w:rPr>
        <w:t>]</w:t>
      </w:r>
      <w:r w:rsidRPr="001473F8">
        <w:rPr>
          <w:iCs/>
        </w:rPr>
        <w:t xml:space="preserve"> na tomada de decisões</w:t>
      </w:r>
      <w:r>
        <w:rPr>
          <w:iCs/>
        </w:rPr>
        <w:t xml:space="preserve"> ao disponibilizar e gerir o crédito. </w:t>
      </w:r>
      <w:r w:rsidR="001473F8">
        <w:rPr>
          <w:iCs/>
        </w:rPr>
        <w:t xml:space="preserve"> 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4" w:name="_Hlk136587932"/>
    </w:p>
    <w:bookmarkEnd w:id="14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1F703164" w14:textId="1B92F225" w:rsidR="00AE157D" w:rsidRPr="00674328" w:rsidRDefault="00E127A2" w:rsidP="00AE157D">
      <w:pPr>
        <w:spacing w:after="40" w:line="360" w:lineRule="auto"/>
        <w:ind w:firstLine="567"/>
        <w:rPr>
          <w:iCs/>
        </w:rPr>
      </w:pPr>
      <w:commentRangeStart w:id="15"/>
      <w:commentRangeStart w:id="16"/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proofErr w:type="spellStart"/>
      <w:r w:rsidRPr="00674328">
        <w:rPr>
          <w:iCs/>
        </w:rPr>
        <w:t>IF</w:t>
      </w:r>
      <w:r>
        <w:rPr>
          <w:iCs/>
        </w:rPr>
        <w:t>s</w:t>
      </w:r>
      <w:proofErr w:type="spellEnd"/>
      <w:r>
        <w:rPr>
          <w:iCs/>
        </w:rPr>
        <w:t>]</w:t>
      </w:r>
      <w:r w:rsidRPr="00674328">
        <w:rPr>
          <w:iCs/>
        </w:rPr>
        <w:t xml:space="preserve"> e não financeiras têm se preocupado com a gestão eficaz do risco de crédito</w:t>
      </w:r>
      <w:commentRangeEnd w:id="15"/>
      <w:r>
        <w:rPr>
          <w:rStyle w:val="Refdecomentrio"/>
        </w:rPr>
        <w:commentReference w:id="15"/>
      </w:r>
      <w:commentRangeEnd w:id="16"/>
      <w:r>
        <w:rPr>
          <w:rStyle w:val="Refdecomentrio"/>
        </w:rPr>
        <w:commentReference w:id="16"/>
      </w:r>
      <w:r>
        <w:rPr>
          <w:iCs/>
        </w:rPr>
        <w:t xml:space="preserve"> (IPEA, 2006)</w:t>
      </w:r>
      <w:r w:rsidRPr="00674328">
        <w:rPr>
          <w:iCs/>
        </w:rPr>
        <w:t xml:space="preserve">. </w:t>
      </w:r>
      <w:r w:rsidR="00AE157D" w:rsidRPr="00674328">
        <w:rPr>
          <w:iCs/>
        </w:rPr>
        <w:t xml:space="preserve">Os eventos complexos que resultaram em impactos significativos nas economias e sociedades, tais como, recessões e crises financeiras, imprimiram desafios que forçaram a necessidade de controlar e desenvolver estratégias para garantir uma menor exposição ao risco de crédito, </w:t>
      </w:r>
      <w:commentRangeStart w:id="17"/>
      <w:commentRangeStart w:id="18"/>
      <w:r w:rsidR="005949EF" w:rsidRPr="00674328">
        <w:rPr>
          <w:iCs/>
        </w:rPr>
        <w:t>maximização dos lucros e manter a sustentabilidade no mercado</w:t>
      </w:r>
      <w:r w:rsidR="005949EF">
        <w:rPr>
          <w:iCs/>
        </w:rPr>
        <w:t xml:space="preserve"> (</w:t>
      </w:r>
      <w:proofErr w:type="spellStart"/>
      <w:r w:rsidR="005949EF" w:rsidRPr="00257A96">
        <w:t>J</w:t>
      </w:r>
      <w:r w:rsidR="005949EF">
        <w:t>assé</w:t>
      </w:r>
      <w:proofErr w:type="spellEnd"/>
      <w:r w:rsidR="005949EF">
        <w:t>, 2020)</w:t>
      </w:r>
      <w:commentRangeEnd w:id="17"/>
      <w:r w:rsidR="005949EF">
        <w:rPr>
          <w:rStyle w:val="Refdecomentrio"/>
        </w:rPr>
        <w:commentReference w:id="17"/>
      </w:r>
      <w:commentRangeEnd w:id="18"/>
      <w:r w:rsidR="005949EF">
        <w:rPr>
          <w:rStyle w:val="Refdecomentrio"/>
        </w:rPr>
        <w:commentReference w:id="18"/>
      </w:r>
      <w:r w:rsidR="005949EF">
        <w:t>.</w:t>
      </w:r>
    </w:p>
    <w:p w14:paraId="2E239C0D" w14:textId="2A43780F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conceção de crédito é fundamental e essencial para garantir a saúde do ambiente financeiro atual e futuro.</w:t>
      </w:r>
      <w:r>
        <w:rPr>
          <w:iCs/>
        </w:rPr>
        <w:t xml:space="preserve"> (</w:t>
      </w:r>
      <w:r>
        <w:t xml:space="preserve">Van 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19DCA223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lastRenderedPageBreak/>
        <w:t xml:space="preserve"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 da exposição ao risco de crédito para as </w:t>
      </w:r>
      <w:proofErr w:type="spellStart"/>
      <w:r w:rsidRPr="00674328">
        <w:rPr>
          <w:iCs/>
        </w:rPr>
        <w:t>IFs</w:t>
      </w:r>
      <w:proofErr w:type="spellEnd"/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</w:t>
      </w:r>
      <w:r w:rsidR="005949EF">
        <w:rPr>
          <w:iCs/>
        </w:rPr>
        <w:t xml:space="preserve">Com o </w:t>
      </w:r>
      <w:r w:rsidRPr="00674328">
        <w:rPr>
          <w:iCs/>
        </w:rPr>
        <w:t xml:space="preserve">advento de novas tecnologias e modelos estatísticos, </w:t>
      </w:r>
      <w:r w:rsidR="005949EF">
        <w:rPr>
          <w:iCs/>
        </w:rPr>
        <w:t xml:space="preserve">foi possível desenvolver </w:t>
      </w:r>
      <w:r w:rsidRPr="00674328">
        <w:rPr>
          <w:iCs/>
        </w:rPr>
        <w:t>maneiras mais eficientes para controlar carteira</w:t>
      </w:r>
      <w:r w:rsidR="005949EF">
        <w:rPr>
          <w:iCs/>
        </w:rPr>
        <w:t>s</w:t>
      </w:r>
      <w:r w:rsidRPr="00674328">
        <w:rPr>
          <w:iCs/>
        </w:rPr>
        <w:t xml:space="preserve"> de crédito</w:t>
      </w:r>
      <w:r w:rsidR="005949EF">
        <w:rPr>
          <w:iCs/>
        </w:rPr>
        <w:t>s</w:t>
      </w:r>
      <w:r w:rsidRPr="00674328">
        <w:rPr>
          <w:iCs/>
        </w:rPr>
        <w:t xml:space="preserve">, criando mecanismos para conhecer melhor seus clientes. </w:t>
      </w:r>
    </w:p>
    <w:p w14:paraId="073A1D07" w14:textId="1ACD5054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</w:t>
      </w:r>
      <w:r w:rsidR="005949EF">
        <w:rPr>
          <w:iCs/>
        </w:rPr>
        <w:t>Essa t</w:t>
      </w:r>
      <w:r w:rsidRPr="00674328">
        <w:rPr>
          <w:iCs/>
        </w:rPr>
        <w:t>erm</w:t>
      </w:r>
      <w:r w:rsidR="005949EF">
        <w:rPr>
          <w:iCs/>
        </w:rPr>
        <w:t>inologia é</w:t>
      </w:r>
      <w:r w:rsidRPr="00674328">
        <w:rPr>
          <w:iCs/>
        </w:rPr>
        <w:t xml:space="preserve"> dad</w:t>
      </w:r>
      <w:r w:rsidR="005949EF">
        <w:rPr>
          <w:iCs/>
        </w:rPr>
        <w:t>a</w:t>
      </w:r>
      <w:r w:rsidRPr="00674328">
        <w:rPr>
          <w:iCs/>
        </w:rPr>
        <w:t xml:space="preserve">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79CB5F88" w14:textId="77777777" w:rsidR="002274F5" w:rsidRDefault="00B45037" w:rsidP="002274F5">
      <w:pPr>
        <w:spacing w:after="40" w:line="360" w:lineRule="auto"/>
        <w:ind w:firstLine="567"/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 xml:space="preserve">propõe e exige que as </w:t>
      </w:r>
      <w:proofErr w:type="spellStart"/>
      <w:r>
        <w:rPr>
          <w:iCs/>
        </w:rPr>
        <w:t>IFs</w:t>
      </w:r>
      <w:proofErr w:type="spellEnd"/>
      <w:r>
        <w:rPr>
          <w:iCs/>
        </w:rPr>
        <w:t xml:space="preserve">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e apetite por riscos nas instituições financeiras, visando a promover uma gestão prudente e eficaz </w:t>
      </w:r>
      <w:r w:rsidR="007058F3">
        <w:t>das suas carteiras</w:t>
      </w:r>
      <w:r w:rsidR="004E76BE">
        <w:t>.</w:t>
      </w:r>
      <w:commentRangeStart w:id="19"/>
      <w:commentRangeStart w:id="20"/>
      <w:commentRangeEnd w:id="19"/>
      <w:r w:rsidR="00BD2701">
        <w:rPr>
          <w:rStyle w:val="Refdecomentrio"/>
        </w:rPr>
        <w:commentReference w:id="19"/>
      </w:r>
      <w:commentRangeEnd w:id="20"/>
      <w:r w:rsidR="002274F5">
        <w:rPr>
          <w:rStyle w:val="Refdecomentrio"/>
        </w:rPr>
        <w:commentReference w:id="20"/>
      </w:r>
    </w:p>
    <w:p w14:paraId="37AFF292" w14:textId="1172BD0D" w:rsidR="005949EF" w:rsidRPr="005A6631" w:rsidRDefault="005949EF" w:rsidP="002274F5">
      <w:pPr>
        <w:spacing w:after="40" w:line="360" w:lineRule="auto"/>
        <w:ind w:firstLine="567"/>
        <w:rPr>
          <w:b/>
        </w:rPr>
      </w:pPr>
      <w:r>
        <w:rPr>
          <w:iCs/>
        </w:rPr>
        <w:t xml:space="preserve">É neste contexto que o presente trabalho tenta demonstrar que é possível </w:t>
      </w:r>
      <w:r w:rsidR="002274F5">
        <w:rPr>
          <w:iCs/>
        </w:rPr>
        <w:t xml:space="preserve">criar maneiras de identificar melhor os vínculos entre empresas e sócios, desenvolvendo um </w:t>
      </w:r>
      <w:r w:rsidRPr="00505A8F">
        <w:rPr>
          <w:iCs/>
        </w:rPr>
        <w:t xml:space="preserve">algoritmo que auxilie a identificação de clientes envolvidos na concessão de crédito. </w:t>
      </w:r>
      <w:r w:rsidR="002274F5">
        <w:rPr>
          <w:iCs/>
        </w:rPr>
        <w:t>F</w:t>
      </w:r>
      <w:r>
        <w:rPr>
          <w:iCs/>
        </w:rPr>
        <w:t>oca</w:t>
      </w:r>
      <w:r w:rsidRPr="00DC6AA1">
        <w:rPr>
          <w:iCs/>
        </w:rPr>
        <w:t xml:space="preserve"> </w:t>
      </w:r>
      <w:r w:rsidRPr="00505A8F">
        <w:rPr>
          <w:iCs/>
        </w:rPr>
        <w:t xml:space="preserve">na identificação de possíveis estruturas de </w:t>
      </w:r>
      <w:proofErr w:type="spellStart"/>
      <w:r w:rsidRPr="00505A8F">
        <w:rPr>
          <w:iCs/>
        </w:rPr>
        <w:t>GEs</w:t>
      </w:r>
      <w:proofErr w:type="spellEnd"/>
      <w:r w:rsidRPr="00505A8F">
        <w:rPr>
          <w:iCs/>
        </w:rPr>
        <w:t xml:space="preserve"> para facilitar a identificação de relações entre empresas e seus sócios, o que possibilita uma melhor condução na análise de risco de crédito nas </w:t>
      </w:r>
      <w:proofErr w:type="spellStart"/>
      <w:r w:rsidRPr="00505A8F">
        <w:rPr>
          <w:iCs/>
        </w:rPr>
        <w:t>IFs</w:t>
      </w:r>
      <w:proofErr w:type="spellEnd"/>
      <w:r>
        <w:rPr>
          <w:iCs/>
        </w:rPr>
        <w:t>.</w:t>
      </w:r>
      <w:r w:rsidRPr="00DC6AA1">
        <w:rPr>
          <w:iCs/>
        </w:rPr>
        <w:t xml:space="preserve"> </w:t>
      </w:r>
      <w:r w:rsidRPr="00505A8F">
        <w:rPr>
          <w:iCs/>
        </w:rPr>
        <w:t xml:space="preserve">Ao identificar essas relações de maneira automatizada, </w:t>
      </w:r>
      <w:r>
        <w:rPr>
          <w:iCs/>
        </w:rPr>
        <w:t>é possível</w:t>
      </w:r>
      <w:r w:rsidRPr="00505A8F">
        <w:rPr>
          <w:iCs/>
        </w:rPr>
        <w:t xml:space="preserve"> tomar decisões mais informadas e reduzir a exposição ao risco de crédito. Em outras palavras, o artigo descreve como é possível criar </w:t>
      </w:r>
      <w:r w:rsidR="002274F5">
        <w:rPr>
          <w:iCs/>
        </w:rPr>
        <w:t xml:space="preserve">esse modelo e com isso facilita identificar as </w:t>
      </w:r>
      <w:r>
        <w:rPr>
          <w:iCs/>
        </w:rPr>
        <w:t xml:space="preserve">ligações entre as </w:t>
      </w:r>
      <w:r w:rsidRPr="00505A8F">
        <w:rPr>
          <w:iCs/>
        </w:rPr>
        <w:t>contrapartes envolvidas na concessão de crédito</w:t>
      </w:r>
    </w:p>
    <w:p w14:paraId="6C79B34E" w14:textId="77777777" w:rsidR="00EA3CB2" w:rsidRDefault="00EA3CB2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6E0CDEFA" w14:textId="77777777" w:rsidR="00331161" w:rsidRDefault="00331161" w:rsidP="00F17841">
      <w:pPr>
        <w:spacing w:after="40" w:line="360" w:lineRule="auto"/>
        <w:ind w:firstLine="567"/>
        <w:rPr>
          <w:b/>
          <w:bCs/>
          <w:iCs/>
        </w:rPr>
      </w:pPr>
    </w:p>
    <w:p w14:paraId="0492FA5D" w14:textId="77777777" w:rsidR="009751EB" w:rsidRDefault="009751EB" w:rsidP="00F17841">
      <w:pPr>
        <w:spacing w:after="40" w:line="360" w:lineRule="auto"/>
        <w:ind w:firstLine="567"/>
        <w:rPr>
          <w:b/>
          <w:bCs/>
          <w:iCs/>
        </w:rPr>
      </w:pPr>
    </w:p>
    <w:p w14:paraId="05CC3596" w14:textId="77777777" w:rsidR="009751EB" w:rsidRDefault="009751EB" w:rsidP="00F17841">
      <w:pPr>
        <w:spacing w:after="40" w:line="360" w:lineRule="auto"/>
        <w:ind w:firstLine="567"/>
        <w:rPr>
          <w:b/>
          <w:bCs/>
          <w:iCs/>
        </w:rPr>
      </w:pP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22292615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trabalho, são de propriedade pública disponibilizados pela Secretaria Especial da Receita Federal do Brasil [RFB], os quais podem ser acessados através do canal Dados Abertos </w:t>
      </w:r>
      <w:r w:rsidR="00D25028">
        <w:t>(</w:t>
      </w:r>
      <w:r w:rsidR="002274F5">
        <w:t>Governo do Brasil</w:t>
      </w:r>
      <w:r w:rsidR="00D25028">
        <w:t>, 2024)</w:t>
      </w:r>
      <w:r w:rsidR="00D25028">
        <w:rPr>
          <w:iCs/>
        </w:rPr>
        <w:t xml:space="preserve">. </w:t>
      </w:r>
    </w:p>
    <w:p w14:paraId="082FD0CC" w14:textId="1F865B27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a obtenção de uma ferramenta a qual pudesse disponibilizar as informações de forma massiva. Desta forma, foi utilizado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8176F9">
        <w:rPr>
          <w:iCs/>
        </w:rPr>
        <w:t>B</w:t>
      </w:r>
      <w:del w:id="21" w:author="Gustavo Araújo" w:date="2024-09-15T13:23:00Z" w16du:dateUtc="2024-09-15T16:23:00Z">
        <w:r w:rsidR="008176F9" w:rsidDel="00062BE1">
          <w:rPr>
            <w:iCs/>
          </w:rPr>
          <w:delText>ASE DOS DADOS</w:delText>
        </w:r>
      </w:del>
      <w:ins w:id="22" w:author="Gustavo Araújo" w:date="2024-09-15T13:23:00Z" w16du:dateUtc="2024-09-15T16:23:00Z">
        <w:r w:rsidR="00062BE1">
          <w:rPr>
            <w:iCs/>
          </w:rPr>
          <w:t>ase dos dados</w:t>
        </w:r>
      </w:ins>
      <w:r w:rsidR="008176F9">
        <w:rPr>
          <w:iCs/>
        </w:rPr>
        <w:t xml:space="preserve">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>. Essa ferramenta, disponibilizada, possibilita a análise de dados gerenciadas em larga escala (</w:t>
      </w:r>
      <w:del w:id="23" w:author="Gustavo Araújo" w:date="2024-09-15T13:24:00Z" w16du:dateUtc="2024-09-15T16:24:00Z">
        <w:r w:rsidR="008176F9" w:rsidDel="00343E39">
          <w:rPr>
            <w:iCs/>
          </w:rPr>
          <w:delText xml:space="preserve">GOOGLE </w:delText>
        </w:r>
      </w:del>
      <w:ins w:id="24" w:author="Gustavo Araújo" w:date="2024-09-15T13:24:00Z" w16du:dateUtc="2024-09-15T16:24:00Z">
        <w:r w:rsidR="00343E39">
          <w:rPr>
            <w:iCs/>
          </w:rPr>
          <w:t>G</w:t>
        </w:r>
        <w:r w:rsidR="00343E39">
          <w:rPr>
            <w:iCs/>
          </w:rPr>
          <w:t>oogle</w:t>
        </w:r>
        <w:r w:rsidR="00343E39">
          <w:rPr>
            <w:iCs/>
          </w:rPr>
          <w:t xml:space="preserve"> </w:t>
        </w:r>
      </w:ins>
      <w:r w:rsidR="008176F9">
        <w:rPr>
          <w:iCs/>
        </w:rPr>
        <w:t>B</w:t>
      </w:r>
      <w:del w:id="25" w:author="Gustavo Araújo" w:date="2024-09-15T13:24:00Z" w16du:dateUtc="2024-09-15T16:24:00Z">
        <w:r w:rsidR="008176F9" w:rsidDel="00343E39">
          <w:rPr>
            <w:iCs/>
          </w:rPr>
          <w:delText>I</w:delText>
        </w:r>
      </w:del>
      <w:ins w:id="26" w:author="Gustavo Araújo" w:date="2024-09-15T13:24:00Z" w16du:dateUtc="2024-09-15T16:24:00Z">
        <w:r w:rsidR="00343E39">
          <w:rPr>
            <w:iCs/>
          </w:rPr>
          <w:t>igQuery</w:t>
        </w:r>
      </w:ins>
      <w:del w:id="27" w:author="Gustavo Araújo" w:date="2024-09-15T13:24:00Z" w16du:dateUtc="2024-09-15T16:24:00Z">
        <w:r w:rsidR="008176F9" w:rsidDel="00343E39">
          <w:rPr>
            <w:iCs/>
          </w:rPr>
          <w:delText>GQUERY</w:delText>
        </w:r>
      </w:del>
      <w:r w:rsidR="008176F9">
        <w:rPr>
          <w:iCs/>
        </w:rPr>
        <w:t xml:space="preserve">,2023).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 xml:space="preserve">, visto que foi necessário a análise de toda composição societário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7A0984B7" w14:textId="77777777" w:rsidR="002274F5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 foi necessário criar uma estrutura de análise espelho das bases fornecidas pela RFB, a fim de estudar as estruturas e vínculos entre as bases e suas respectivas observações (</w:t>
      </w:r>
      <w:r>
        <w:t>Imagem 1 do Apêndice A</w:t>
      </w:r>
      <w:r>
        <w:rPr>
          <w:iCs/>
        </w:rPr>
        <w:t>).</w:t>
      </w:r>
    </w:p>
    <w:p w14:paraId="082E1223" w14:textId="5A3560AE" w:rsidR="00A258DC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trouxe maior complexidade para realizar a gestão dos dados, pois com a existência de milhares de observações disponíveis a execução ficou prejudicada devido ao tratamento dos dados em hardware não escalonável. Sendo assim, para o projeto, se optou a utilização da ingestão de dados diretamente do </w:t>
      </w:r>
      <w:proofErr w:type="spellStart"/>
      <w:r w:rsidRPr="003E30A0">
        <w:rPr>
          <w:i/>
        </w:rPr>
        <w:t>BigQuery</w:t>
      </w:r>
      <w:proofErr w:type="spellEnd"/>
      <w:r>
        <w:rPr>
          <w:iCs/>
        </w:rPr>
        <w:t xml:space="preserve"> com a persistência de dados em uma base de dados local MySQL</w:t>
      </w:r>
      <w:commentRangeStart w:id="28"/>
      <w:commentRangeStart w:id="29"/>
      <w:r w:rsidR="00A258DC">
        <w:rPr>
          <w:iCs/>
        </w:rPr>
        <w:t>.</w:t>
      </w:r>
      <w:commentRangeEnd w:id="28"/>
      <w:r w:rsidR="00BD2701">
        <w:rPr>
          <w:rStyle w:val="Refdecomentrio"/>
        </w:rPr>
        <w:commentReference w:id="28"/>
      </w:r>
      <w:commentRangeEnd w:id="29"/>
      <w:r w:rsidR="003E30A0">
        <w:rPr>
          <w:rStyle w:val="Refdecomentrio"/>
        </w:rPr>
        <w:commentReference w:id="29"/>
      </w:r>
    </w:p>
    <w:p w14:paraId="290B4196" w14:textId="69EF4409" w:rsidR="004B6EB7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Como mostrado na Figura 1, com a utilização dos dados mascarados para os sócios, foi necessário a criação de uma chave de referência entre as empresas e sócios, para que fosse possível criar um vínculo único entre as observações. Para a visão das empresas, foi concatenado o número básico do CNPJ com o nome da empresa, já para os sócios, seguiu-</w:t>
      </w:r>
      <w:r>
        <w:rPr>
          <w:iCs/>
        </w:rPr>
        <w:lastRenderedPageBreak/>
        <w:t>se a mesma lógica, concatenando o nome do sócio com um algoritmo de mascaramento e a base do CPF ou CNPJ mascarado. Essas chaves possibilitam alimentar os grafos e criar as referências e vínculos entre os integrantes do GE.</w:t>
      </w:r>
    </w:p>
    <w:p w14:paraId="23807D80" w14:textId="77777777" w:rsidR="002274F5" w:rsidRDefault="002274F5" w:rsidP="002274F5">
      <w:pPr>
        <w:spacing w:after="40" w:line="360" w:lineRule="auto"/>
        <w:ind w:firstLine="567"/>
        <w:rPr>
          <w:iCs/>
        </w:rPr>
      </w:pP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F0B1" w14:textId="77777777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1 - Chaves únicas de referência entre empresas e sócios</w:t>
      </w:r>
    </w:p>
    <w:p w14:paraId="17C5A0FF" w14:textId="6B8A09CA" w:rsidR="00B43B7D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5DFE2E4" w14:textId="77777777" w:rsidR="003E30A0" w:rsidRDefault="003E30A0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31E39577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área da matemática que se dedica ao estudo de diagramas, que são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339C4DFC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B43B7D">
        <w:t xml:space="preserve"> de acordo com o que é demonstrado na </w:t>
      </w:r>
      <w:r w:rsidR="00380E73">
        <w:t>Figura 2. Observa-se que o nó A se liga ao nó B e o B ao nó C, porém não existe nenhuma ligação ou vínculo do B para o A, do C para o B e nem do C para o A, ou seja, são vínculos unidirecionais</w:t>
      </w:r>
      <w:r w:rsidR="004B6EB7">
        <w:t xml:space="preserve">. </w:t>
      </w:r>
      <w:r w:rsidR="00380E73">
        <w:t>Rotas de entregas em aplicativos de entrega, pode ser considerado um exemplo da utilização desse tipo de abordagem</w:t>
      </w:r>
      <w:r w:rsidR="003E30A0">
        <w:t>.</w:t>
      </w:r>
    </w:p>
    <w:p w14:paraId="5B1F3F80" w14:textId="77777777" w:rsidR="003E30A0" w:rsidRDefault="003E30A0" w:rsidP="006E2B51">
      <w:pPr>
        <w:spacing w:after="40" w:line="360" w:lineRule="auto"/>
        <w:ind w:firstLine="567"/>
      </w:pPr>
    </w:p>
    <w:p w14:paraId="57AFDAFB" w14:textId="77777777" w:rsidR="003E30A0" w:rsidRDefault="003E30A0" w:rsidP="006E2B51">
      <w:pPr>
        <w:spacing w:after="40" w:line="360" w:lineRule="auto"/>
        <w:ind w:firstLine="567"/>
      </w:pPr>
    </w:p>
    <w:p w14:paraId="4D059D5E" w14:textId="77777777" w:rsidR="003E30A0" w:rsidRDefault="003E30A0" w:rsidP="006E2B51">
      <w:pPr>
        <w:spacing w:after="40" w:line="360" w:lineRule="auto"/>
        <w:ind w:firstLine="567"/>
      </w:pPr>
    </w:p>
    <w:p w14:paraId="372DF7E8" w14:textId="77777777" w:rsidR="003E30A0" w:rsidRDefault="003E30A0" w:rsidP="006E2B51">
      <w:pPr>
        <w:spacing w:after="40" w:line="360" w:lineRule="auto"/>
        <w:ind w:firstLine="567"/>
      </w:pPr>
    </w:p>
    <w:p w14:paraId="1843CBF0" w14:textId="77777777" w:rsidR="003E30A0" w:rsidRDefault="003E30A0" w:rsidP="006E2B51">
      <w:pPr>
        <w:spacing w:after="40" w:line="360" w:lineRule="auto"/>
        <w:ind w:firstLine="567"/>
      </w:pPr>
    </w:p>
    <w:p w14:paraId="441DF0F2" w14:textId="77777777" w:rsidR="003E30A0" w:rsidRDefault="003E30A0" w:rsidP="006E2B51">
      <w:pPr>
        <w:spacing w:after="40" w:line="360" w:lineRule="auto"/>
        <w:ind w:firstLine="567"/>
      </w:pPr>
    </w:p>
    <w:p w14:paraId="3CC160FC" w14:textId="77777777" w:rsidR="004B6EB7" w:rsidRDefault="004B6EB7" w:rsidP="003E30A0">
      <w:pPr>
        <w:spacing w:after="40" w:line="360" w:lineRule="auto"/>
        <w:ind w:firstLine="567"/>
      </w:pPr>
    </w:p>
    <w:p w14:paraId="44E647CD" w14:textId="101FD970" w:rsidR="00AF25CB" w:rsidRDefault="004B6EB7" w:rsidP="003E30A0">
      <w:pPr>
        <w:spacing w:after="40" w:line="360" w:lineRule="auto"/>
      </w:pPr>
      <w:r w:rsidRPr="004B6EB7">
        <w:rPr>
          <w:noProof/>
        </w:rPr>
        <w:lastRenderedPageBreak/>
        <w:drawing>
          <wp:inline distT="0" distB="0" distL="0" distR="0" wp14:anchorId="41FA0B99" wp14:editId="14EE2C22">
            <wp:extent cx="3346017" cy="1069187"/>
            <wp:effectExtent l="0" t="0" r="6985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6340" cy="10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43E" w14:textId="77777777" w:rsidR="003E30A0" w:rsidRDefault="003E30A0" w:rsidP="003E30A0">
      <w:pPr>
        <w:spacing w:after="40" w:line="360" w:lineRule="auto"/>
        <w:jc w:val="left"/>
      </w:pPr>
      <w:r>
        <w:t>Figura 2. Grafo direcionado</w:t>
      </w:r>
    </w:p>
    <w:p w14:paraId="25B36265" w14:textId="6E6D9AD9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BBFAEFD" w:rsidR="003627E5" w:rsidRDefault="003627E5" w:rsidP="006E2B51">
      <w:pPr>
        <w:spacing w:after="40" w:line="360" w:lineRule="auto"/>
        <w:ind w:firstLine="567"/>
      </w:pPr>
      <w:r>
        <w:t xml:space="preserve">Já em grafos não direcionados, as arestas não têm direção, indicando uma relação bidirecional ou mútua entre os vértices. Esse tipo de grafo é usado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4B6EB7">
      <w:pPr>
        <w:spacing w:after="40" w:line="360" w:lineRule="auto"/>
        <w:jc w:val="center"/>
        <w:rPr>
          <w:iCs/>
        </w:rPr>
      </w:pPr>
    </w:p>
    <w:p w14:paraId="6422E31A" w14:textId="4CC66745" w:rsidR="004B6EB7" w:rsidRDefault="004B6EB7" w:rsidP="003E30A0">
      <w:pPr>
        <w:spacing w:after="40" w:line="360" w:lineRule="auto"/>
        <w:jc w:val="left"/>
        <w:rPr>
          <w:iCs/>
        </w:rPr>
      </w:pPr>
      <w:r w:rsidRPr="00AF25CB">
        <w:rPr>
          <w:iCs/>
          <w:noProof/>
        </w:rPr>
        <w:drawing>
          <wp:inline distT="0" distB="0" distL="0" distR="0" wp14:anchorId="2B0F39DB" wp14:editId="022B55D6">
            <wp:extent cx="3242649" cy="2115408"/>
            <wp:effectExtent l="0" t="0" r="0" b="0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638" cy="21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72F" w14:textId="67CCEB85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3. Estrutura de Grado não direcionado</w:t>
      </w:r>
    </w:p>
    <w:p w14:paraId="673CC4AE" w14:textId="77777777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5618145C" w14:textId="1972479E" w:rsidR="009751E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foi desenvolvido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Comercio’ com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>
        <w:t>Dataframes</w:t>
      </w:r>
      <w:proofErr w:type="spellEnd"/>
      <w:r>
        <w:rPr>
          <w:rStyle w:val="Refdenotaderodap"/>
        </w:rPr>
        <w:footnoteReference w:id="1"/>
      </w:r>
      <w:r>
        <w:t xml:space="preserve">, descritos como empresas, sócios e relação empresa e sócio. Em seguida é executado massivamente a validação de relacionamentos entre as empresas e sócios, </w:t>
      </w:r>
      <w:r w:rsidR="00B43B7D">
        <w:t xml:space="preserve">criando e </w:t>
      </w:r>
      <w:r>
        <w:t xml:space="preserve">associando as arestas </w:t>
      </w:r>
      <w:r>
        <w:lastRenderedPageBreak/>
        <w:t xml:space="preserve">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, ilustra como parte dos </w:t>
      </w:r>
      <w:r w:rsidR="00B43B7D">
        <w:t>conjuntos</w:t>
      </w:r>
      <w:r w:rsidR="00B97070">
        <w:t xml:space="preserve">, denominados GE, foram gerados após a execução do algoritmo. 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8105AF">
        <w:tc>
          <w:tcPr>
            <w:tcW w:w="4472" w:type="dxa"/>
          </w:tcPr>
          <w:p w14:paraId="797820E6" w14:textId="7B59FDDC" w:rsidR="00B97070" w:rsidRDefault="00B97070" w:rsidP="008105AF">
            <w:pPr>
              <w:spacing w:after="40" w:line="360" w:lineRule="auto"/>
              <w:jc w:val="left"/>
            </w:pPr>
            <w:r w:rsidRPr="00B9490B">
              <w:rPr>
                <w:noProof/>
              </w:rPr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8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rPr>
                <w:noProof/>
              </w:rPr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48224" w14:textId="77777777" w:rsidR="008105AF" w:rsidRDefault="008105AF" w:rsidP="008105AF">
      <w:pPr>
        <w:spacing w:after="40" w:line="360" w:lineRule="auto"/>
        <w:jc w:val="left"/>
      </w:pPr>
      <w:r w:rsidRPr="008105AF">
        <w:rPr>
          <w:iCs/>
        </w:rPr>
        <w:t>Figura</w:t>
      </w:r>
      <w:r>
        <w:t xml:space="preserve"> 4. Grafo de referência</w:t>
      </w:r>
    </w:p>
    <w:p w14:paraId="741B4098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2F4120DF" w:rsidR="005528B8" w:rsidRDefault="008105AF" w:rsidP="004B6EB7">
      <w:pPr>
        <w:spacing w:after="40" w:line="360" w:lineRule="auto"/>
        <w:ind w:firstLine="567"/>
        <w:rPr>
          <w:iCs/>
        </w:rPr>
      </w:pPr>
      <w:r>
        <w:rPr>
          <w:iCs/>
        </w:rPr>
        <w:t>A seguir são apresentados os resultados do trabalho já com as imagens exportadas pelo algoritmo e como é possível identificar os vínculos entre sócios e empresas</w:t>
      </w:r>
      <w:commentRangeStart w:id="30"/>
      <w:commentRangeStart w:id="31"/>
      <w:r w:rsidR="005528B8">
        <w:rPr>
          <w:iCs/>
        </w:rPr>
        <w:t>.</w:t>
      </w:r>
      <w:commentRangeEnd w:id="30"/>
      <w:r w:rsidR="00BD2701">
        <w:rPr>
          <w:rStyle w:val="Refdecomentrio"/>
        </w:rPr>
        <w:commentReference w:id="30"/>
      </w:r>
      <w:commentRangeEnd w:id="31"/>
      <w:r>
        <w:rPr>
          <w:rStyle w:val="Refdecomentrio"/>
        </w:rPr>
        <w:commentReference w:id="31"/>
      </w:r>
    </w:p>
    <w:p w14:paraId="2E7C0E34" w14:textId="110C2112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a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5F5E0D51" w14:textId="69FB3437" w:rsidR="007B7DA1" w:rsidRDefault="00331161" w:rsidP="008105AF">
      <w:pPr>
        <w:spacing w:after="40" w:line="360" w:lineRule="auto"/>
        <w:jc w:val="left"/>
        <w:rPr>
          <w:iCs/>
        </w:rPr>
      </w:pPr>
      <w:r w:rsidRPr="00331161">
        <w:rPr>
          <w:iCs/>
          <w:noProof/>
        </w:rPr>
        <w:drawing>
          <wp:inline distT="0" distB="0" distL="0" distR="0" wp14:anchorId="11DD59F1" wp14:editId="07653344">
            <wp:extent cx="4115012" cy="2160041"/>
            <wp:effectExtent l="0" t="0" r="0" b="0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2" cy="21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5A3E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5. Grupo Econômico – Vínculo Societário</w:t>
      </w:r>
    </w:p>
    <w:p w14:paraId="30EE6114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ACE4D6B" w14:textId="77777777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Na figura 5, pode-se visualizar as referências entre as empresas e sócios. É possível identificar um vínculo entre as empresas ‘FR Comercio’ e a ‘Restaurante Cantinho’ através do nó ‘AJM*’. Esse vínculo entre as empresas, por sua vez, demonstra que a análise isoladamente das empresas e sócios pode ser insuficiente ao avaliar o risco de crédito envolvido. Os vínculos entre indivíduos trás maior visibilidade na identificação das características dos envolvidos na análise de crédito, já que dessa forma é possível identificar o poder de inferência positiva ou negativa entre os envolvidos. </w:t>
      </w:r>
    </w:p>
    <w:p w14:paraId="377CE899" w14:textId="77777777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Por exemplo, supondo que a empresa ‘Restaurante Cantinho’, visto na figura 5, seja uma empresa que possua alguma restrição bancária, tal como uma desonra de contrato. O fato de um dos indivíduos do grupo não possuir boa relação com o crédito, pode criar uma situação negativa para todo o GE, ou seja, ao disponibilizar crédito para empresa ‘FR Comercio’ é necessário ter maior cautela já que existe alguma restrição ativa dentro do GE. </w:t>
      </w:r>
    </w:p>
    <w:p w14:paraId="5CD5C984" w14:textId="0CA52960" w:rsidR="00251A23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Essa abordagem deve ser relevante com a adição de outras variáveis, ou seja, a identificação das relações entre os indivíduos, não deve ser necessariamente considerado como a única forma da análise do risco de crédito envolvido, mas já garante maior visibilidade na avaliação do perfil do GE.</w:t>
      </w:r>
    </w:p>
    <w:p w14:paraId="615CEE15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1C8537E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585020EA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A7AEEBA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0A04AB56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248746AE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F453EBE" w14:textId="1E0CEF8A" w:rsidR="00251A23" w:rsidRDefault="00251A23" w:rsidP="008105AF">
      <w:pPr>
        <w:spacing w:after="40" w:line="360" w:lineRule="auto"/>
        <w:jc w:val="left"/>
        <w:rPr>
          <w:iCs/>
        </w:rPr>
      </w:pPr>
      <w:r w:rsidRPr="00251A23">
        <w:rPr>
          <w:iCs/>
          <w:noProof/>
        </w:rPr>
        <w:lastRenderedPageBreak/>
        <w:drawing>
          <wp:inline distT="0" distB="0" distL="0" distR="0" wp14:anchorId="3ED8FE7E" wp14:editId="55AF6A50">
            <wp:extent cx="4164736" cy="3408012"/>
            <wp:effectExtent l="0" t="0" r="7620" b="254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329" cy="34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28246DF2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6. Grupo Econômico – Vínculo Societário com grande ramificação</w:t>
      </w:r>
    </w:p>
    <w:p w14:paraId="3EEEFB3E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5184ABAB" w14:textId="77777777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A relação dos sócios está diretamente relacionada com a capacidade de tomada de decisão na empresa e por isso sócios com pouca participação societária, pode não representar grande impacto ao risco envolvido. Percebe-se que ao considerar somente o vínculo entre as empresas e sócios em um GE, podemos ter grupos com muitos vínculos como visto na figura 6 e 7, trazendo talvez uma visão ofuscada em relação ao risco agregado, já que mesmo havendo vínculos entre as empresas e sócios, a distância entre os nós, pode ser muito grande e com pouca relevância para avaliação do risco de crédito.</w:t>
      </w:r>
    </w:p>
    <w:p w14:paraId="163490B8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752F600D" w14:textId="77777777" w:rsidR="008105AF" w:rsidRDefault="008105AF" w:rsidP="0041171F">
      <w:pPr>
        <w:spacing w:after="40" w:line="360" w:lineRule="auto"/>
        <w:ind w:firstLine="567"/>
        <w:rPr>
          <w:iCs/>
        </w:rPr>
      </w:pPr>
    </w:p>
    <w:p w14:paraId="221AE94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059C446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32622D6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DFD74E1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8A29E2F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BD558D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72D0BE3F" w14:textId="022306CB" w:rsidR="00251A23" w:rsidRDefault="0041171F" w:rsidP="008105AF">
      <w:pPr>
        <w:spacing w:after="40" w:line="360" w:lineRule="auto"/>
        <w:jc w:val="left"/>
        <w:rPr>
          <w:iCs/>
        </w:rPr>
      </w:pPr>
      <w:r w:rsidRPr="0041171F">
        <w:rPr>
          <w:iCs/>
          <w:noProof/>
        </w:rPr>
        <w:lastRenderedPageBreak/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39D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7. Grupo Econômico – Vínculo Societário – Zoom vínculo com muitas arestas e distante</w:t>
      </w:r>
    </w:p>
    <w:p w14:paraId="31F5E213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4D713979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>Existe também uma abordagem para empresas compostas muitas arestas, as quais podem ter uma grande capacidade de criação de novos vínculos, como visto na figura 6 e 7. Nesses casos podemos considerar que a identificação de forma rápida e proativa dos novos vínculos</w:t>
      </w:r>
      <w:r w:rsidR="00EE2621">
        <w:rPr>
          <w:bCs/>
        </w:rPr>
        <w:t xml:space="preserve"> dá maior dinamismo as </w:t>
      </w:r>
      <w:proofErr w:type="spellStart"/>
      <w:r w:rsidR="00EE2621">
        <w:rPr>
          <w:bCs/>
        </w:rPr>
        <w:t>IFs</w:t>
      </w:r>
      <w:proofErr w:type="spellEnd"/>
      <w:r w:rsidR="00EE2621">
        <w:rPr>
          <w:bCs/>
        </w:rPr>
        <w:t xml:space="preserve"> ao avaliar o risco de crédito </w:t>
      </w:r>
      <w:r>
        <w:rPr>
          <w:bCs/>
        </w:rPr>
        <w:t>inferido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74601EC2" w14:textId="5AA281AE" w:rsidR="008105AF" w:rsidRDefault="008105AF" w:rsidP="008105AF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Concessão de c</w:t>
      </w:r>
      <w:r w:rsidRPr="006C4CD3">
        <w:rPr>
          <w:bCs/>
        </w:rPr>
        <w:t xml:space="preserve">rédito e a </w:t>
      </w:r>
      <w:r>
        <w:rPr>
          <w:bCs/>
        </w:rPr>
        <w:t xml:space="preserve">gestão </w:t>
      </w:r>
      <w:r w:rsidRPr="006C4CD3">
        <w:rPr>
          <w:bCs/>
        </w:rPr>
        <w:t xml:space="preserve">de risco são fundamentais para assegurar a estabilidade e a sustentabilidade das </w:t>
      </w:r>
      <w:proofErr w:type="spellStart"/>
      <w:r>
        <w:rPr>
          <w:bCs/>
        </w:rPr>
        <w:t>IFs</w:t>
      </w:r>
      <w:proofErr w:type="spellEnd"/>
      <w:r>
        <w:rPr>
          <w:bCs/>
        </w:rPr>
        <w:t>, pois são basicamente o núcleo de seus negócios</w:t>
      </w:r>
      <w:r w:rsidRPr="006C4CD3">
        <w:rPr>
          <w:bCs/>
        </w:rPr>
        <w:t>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 que afetam a concessão de crédito</w:t>
      </w:r>
      <w:r w:rsidRPr="006C4CD3">
        <w:rPr>
          <w:bCs/>
        </w:rPr>
        <w:t xml:space="preserve">. </w:t>
      </w:r>
      <w:r>
        <w:rPr>
          <w:bCs/>
        </w:rPr>
        <w:t>Ao introduzir o conceito de GE na análise de risco de crédito, percebemos uma otimização aos métodos de avaliação de risco crédito e acrescentam maior segurança para atender as diretrizes definidas pelo BACEN.</w:t>
      </w:r>
    </w:p>
    <w:p w14:paraId="0D0D715E" w14:textId="278AA7DB" w:rsidR="00AC0578" w:rsidRDefault="008105AF" w:rsidP="00AC0578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t xml:space="preserve">Neste estudo, </w:t>
      </w:r>
      <w:r>
        <w:rPr>
          <w:bCs/>
        </w:rPr>
        <w:t xml:space="preserve">com o desenvolvimento do </w:t>
      </w:r>
      <w:r w:rsidRPr="004D211C">
        <w:rPr>
          <w:bCs/>
        </w:rPr>
        <w:t xml:space="preserve">algoritmo que simplifica a identificação das estruturas dos </w:t>
      </w:r>
      <w:proofErr w:type="spellStart"/>
      <w:r w:rsidRPr="004D211C">
        <w:rPr>
          <w:bCs/>
        </w:rPr>
        <w:t>GEs</w:t>
      </w:r>
      <w:proofErr w:type="spellEnd"/>
      <w:r w:rsidRPr="004D211C">
        <w:rPr>
          <w:bCs/>
        </w:rPr>
        <w:t xml:space="preserve">, evidenciando os laços entre empresas e seus </w:t>
      </w:r>
      <w:r>
        <w:rPr>
          <w:bCs/>
        </w:rPr>
        <w:t>sócios</w:t>
      </w:r>
      <w:r w:rsidR="00AC0578">
        <w:rPr>
          <w:bCs/>
        </w:rPr>
        <w:t xml:space="preserve"> partindo das </w:t>
      </w:r>
      <w:r w:rsidRPr="004D211C">
        <w:rPr>
          <w:bCs/>
        </w:rPr>
        <w:t xml:space="preserve">informações </w:t>
      </w:r>
      <w:r>
        <w:rPr>
          <w:bCs/>
        </w:rPr>
        <w:t>s</w:t>
      </w:r>
      <w:r w:rsidRPr="004D211C">
        <w:rPr>
          <w:bCs/>
        </w:rPr>
        <w:t xml:space="preserve">obre participações societárias, </w:t>
      </w:r>
      <w:r>
        <w:rPr>
          <w:bCs/>
        </w:rPr>
        <w:t xml:space="preserve">foi possível </w:t>
      </w:r>
      <w:r w:rsidRPr="004D211C">
        <w:rPr>
          <w:bCs/>
        </w:rPr>
        <w:t xml:space="preserve">criar </w:t>
      </w:r>
      <w:r>
        <w:rPr>
          <w:bCs/>
        </w:rPr>
        <w:t xml:space="preserve">visões </w:t>
      </w:r>
      <w:r w:rsidRPr="004D211C">
        <w:rPr>
          <w:bCs/>
        </w:rPr>
        <w:t xml:space="preserve">das conexões entre </w:t>
      </w:r>
      <w:r>
        <w:rPr>
          <w:bCs/>
        </w:rPr>
        <w:t xml:space="preserve">os </w:t>
      </w:r>
      <w:r w:rsidRPr="004D211C">
        <w:rPr>
          <w:bCs/>
        </w:rPr>
        <w:t>indivíduos, o que</w:t>
      </w:r>
      <w:r>
        <w:rPr>
          <w:bCs/>
        </w:rPr>
        <w:t xml:space="preserve"> proporcion</w:t>
      </w:r>
      <w:r w:rsidR="00AC0578">
        <w:rPr>
          <w:bCs/>
        </w:rPr>
        <w:t>ou</w:t>
      </w:r>
      <w:r>
        <w:rPr>
          <w:bCs/>
        </w:rPr>
        <w:t xml:space="preserve"> maior clareza na avaliação de risco de crédito, trazendo melhor </w:t>
      </w:r>
      <w:r w:rsidRPr="004D211C">
        <w:rPr>
          <w:bCs/>
        </w:rPr>
        <w:t xml:space="preserve">capacidade </w:t>
      </w:r>
      <w:r w:rsidR="00AC0578">
        <w:rPr>
          <w:bCs/>
        </w:rPr>
        <w:t>d</w:t>
      </w:r>
      <w:r w:rsidRPr="004D211C">
        <w:rPr>
          <w:bCs/>
        </w:rPr>
        <w:t xml:space="preserve">as </w:t>
      </w:r>
      <w:proofErr w:type="spellStart"/>
      <w:r>
        <w:rPr>
          <w:bCs/>
        </w:rPr>
        <w:t>IFs</w:t>
      </w:r>
      <w:proofErr w:type="spellEnd"/>
      <w:r w:rsidRPr="004D211C">
        <w:rPr>
          <w:bCs/>
        </w:rPr>
        <w:t xml:space="preserve"> </w:t>
      </w:r>
      <w:r w:rsidR="00AC0578">
        <w:rPr>
          <w:bCs/>
        </w:rPr>
        <w:t xml:space="preserve">na </w:t>
      </w:r>
      <w:r w:rsidRPr="004D211C">
        <w:rPr>
          <w:bCs/>
        </w:rPr>
        <w:t>avalia</w:t>
      </w:r>
      <w:r w:rsidR="00AC0578">
        <w:rPr>
          <w:bCs/>
        </w:rPr>
        <w:t>ção d</w:t>
      </w:r>
      <w:r w:rsidRPr="004D211C">
        <w:rPr>
          <w:bCs/>
        </w:rPr>
        <w:t xml:space="preserve">o </w:t>
      </w:r>
      <w:r>
        <w:rPr>
          <w:bCs/>
        </w:rPr>
        <w:t>perfil dos seus clientes</w:t>
      </w:r>
      <w:r w:rsidRPr="004D211C">
        <w:rPr>
          <w:bCs/>
        </w:rPr>
        <w:t xml:space="preserve">. </w:t>
      </w:r>
      <w:r w:rsidR="00AC0578">
        <w:rPr>
          <w:bCs/>
        </w:rPr>
        <w:t xml:space="preserve">Essa eficiência na gestão, é </w:t>
      </w:r>
      <w:r w:rsidR="00AC0578">
        <w:rPr>
          <w:bCs/>
        </w:rPr>
        <w:lastRenderedPageBreak/>
        <w:t xml:space="preserve">proporcionada pois o algoritmo conseguiu demonstrar a ligação de sócios que possuem vínculos entre as estruturas societárias que poderiam trazer melhor ou pior condição na gestão do crédito daquele GE em questão. </w:t>
      </w:r>
    </w:p>
    <w:p w14:paraId="6BC52A7A" w14:textId="73E5E415" w:rsidR="008105AF" w:rsidRPr="004D211C" w:rsidRDefault="00AC0578" w:rsidP="00AC0578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 xml:space="preserve">A utilização e </w:t>
      </w:r>
      <w:r w:rsidR="008105AF" w:rsidRPr="004D211C">
        <w:rPr>
          <w:bCs/>
        </w:rPr>
        <w:t>análise d</w:t>
      </w:r>
      <w:r>
        <w:rPr>
          <w:bCs/>
        </w:rPr>
        <w:t>os</w:t>
      </w:r>
      <w:r w:rsidR="008105AF" w:rsidRPr="004D211C">
        <w:rPr>
          <w:bCs/>
        </w:rPr>
        <w:t xml:space="preserve"> grafos, tanto dirigidos quanto não dirigidos, permit</w:t>
      </w:r>
      <w:r>
        <w:rPr>
          <w:bCs/>
        </w:rPr>
        <w:t>iu</w:t>
      </w:r>
      <w:r w:rsidR="008105AF">
        <w:rPr>
          <w:bCs/>
        </w:rPr>
        <w:t xml:space="preserve"> </w:t>
      </w:r>
      <w:r w:rsidR="008105AF" w:rsidRPr="004D211C">
        <w:rPr>
          <w:bCs/>
        </w:rPr>
        <w:t xml:space="preserve">uma representação </w:t>
      </w:r>
      <w:r>
        <w:rPr>
          <w:bCs/>
        </w:rPr>
        <w:t xml:space="preserve">mais </w:t>
      </w:r>
      <w:r w:rsidR="008105AF" w:rsidRPr="004D211C">
        <w:rPr>
          <w:bCs/>
        </w:rPr>
        <w:t>clara e objetiva dessas relações, ressaltando a importância de levar em conta os vínculos indiretos</w:t>
      </w:r>
      <w:r>
        <w:rPr>
          <w:bCs/>
        </w:rPr>
        <w:t xml:space="preserve">/indiretos </w:t>
      </w:r>
      <w:r w:rsidR="008105AF" w:rsidRPr="004D211C">
        <w:rPr>
          <w:bCs/>
        </w:rPr>
        <w:t>e a influência mútua dos envolvidos no processo de concessão de crédito.</w:t>
      </w:r>
    </w:p>
    <w:p w14:paraId="05FB89DA" w14:textId="6D234B86" w:rsidR="008105AF" w:rsidRPr="006C4CD3" w:rsidRDefault="008105AF" w:rsidP="008105AF">
      <w:pPr>
        <w:pStyle w:val="PargrafodaLista"/>
        <w:spacing w:line="360" w:lineRule="auto"/>
        <w:ind w:left="0" w:firstLine="709"/>
        <w:rPr>
          <w:bCs/>
        </w:rPr>
      </w:pPr>
      <w:r w:rsidRPr="006C4CD3">
        <w:rPr>
          <w:bCs/>
        </w:rPr>
        <w:t xml:space="preserve">Os resultados mostraram que a análise de </w:t>
      </w:r>
      <w:proofErr w:type="spellStart"/>
      <w:r w:rsidRPr="006C4CD3">
        <w:rPr>
          <w:bCs/>
        </w:rPr>
        <w:t>GEs</w:t>
      </w:r>
      <w:proofErr w:type="spellEnd"/>
      <w:r w:rsidRPr="006C4CD3">
        <w:rPr>
          <w:bCs/>
        </w:rPr>
        <w:t xml:space="preserve"> por meio de modelos de grafos pode fornecer uma análise mais abrangente e detalhada para análise de crédito, consequentemente permitir uma gestão de risco mais eficiente. Ao identificar de forma proativa as conexões entre empresas e sócios, é possível antecipar riscos e, portanto, permitir </w:t>
      </w:r>
      <w:r w:rsidR="00AC0578">
        <w:rPr>
          <w:bCs/>
        </w:rPr>
        <w:t xml:space="preserve">que </w:t>
      </w:r>
      <w:r w:rsidRPr="006C4CD3">
        <w:rPr>
          <w:bCs/>
        </w:rPr>
        <w:t xml:space="preserve">as </w:t>
      </w:r>
      <w:proofErr w:type="spellStart"/>
      <w:r w:rsidRPr="006C4CD3">
        <w:rPr>
          <w:bCs/>
        </w:rPr>
        <w:t>IFs</w:t>
      </w:r>
      <w:proofErr w:type="spellEnd"/>
      <w:r w:rsidRPr="006C4CD3">
        <w:rPr>
          <w:bCs/>
        </w:rPr>
        <w:t xml:space="preserve"> tomarem melhores decisões. Essa abordagem permite </w:t>
      </w:r>
      <w:r w:rsidR="00AC0578">
        <w:rPr>
          <w:bCs/>
        </w:rPr>
        <w:t xml:space="preserve">que seja possível gerenciar </w:t>
      </w:r>
      <w:r w:rsidRPr="006C4CD3">
        <w:rPr>
          <w:bCs/>
        </w:rPr>
        <w:t>melhor carteiras de crédito, aumentando assim a estabilidade, sustentabilidade e lucratividade.</w:t>
      </w: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03D6AE8B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profissionalmente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32" w:name="_Hlk33977167"/>
      <w:commentRangeStart w:id="33"/>
      <w:r w:rsidRPr="000E6826">
        <w:rPr>
          <w:b/>
        </w:rPr>
        <w:t>Referências</w:t>
      </w:r>
      <w:commentRangeEnd w:id="33"/>
      <w:r w:rsidR="00BD2701">
        <w:rPr>
          <w:rStyle w:val="Refdecomentrio"/>
        </w:rPr>
        <w:commentReference w:id="33"/>
      </w:r>
    </w:p>
    <w:bookmarkEnd w:id="32"/>
    <w:p w14:paraId="0D67B80F" w14:textId="77777777" w:rsidR="000A46BE" w:rsidRDefault="000A46BE" w:rsidP="000A46BE">
      <w:pPr>
        <w:spacing w:line="360" w:lineRule="auto"/>
        <w:rPr>
          <w:b/>
        </w:rPr>
      </w:pPr>
    </w:p>
    <w:p w14:paraId="41CD3A1B" w14:textId="68B20ECB" w:rsidR="00AC0578" w:rsidRPr="0056034C" w:rsidRDefault="00AC0578" w:rsidP="0056034C">
      <w:pPr>
        <w:ind w:left="360"/>
        <w:pPrChange w:id="34" w:author="Gustavo Araújo" w:date="2024-09-15T13:28:00Z" w16du:dateUtc="2024-09-15T16:28:00Z">
          <w:pPr>
            <w:ind w:left="357"/>
          </w:pPr>
        </w:pPrChange>
      </w:pPr>
      <w:r w:rsidRPr="0056034C">
        <w:t xml:space="preserve">Base dos Dados. 2023. Quadro Societário CNPJ. Disponível em: </w:t>
      </w:r>
      <w:r w:rsidR="006C5BAF" w:rsidRPr="0056034C">
        <w:fldChar w:fldCharType="begin"/>
      </w:r>
      <w:r w:rsidR="006C5BAF" w:rsidRPr="0056034C">
        <w:instrText>HYPERLINK "https://basedosda</w:instrText>
      </w:r>
      <w:r w:rsidR="006C5BAF" w:rsidRPr="0056034C">
        <w:softHyphen/>
        <w:instrText>dos.org/dataset/e43f0d5b-43cf-4bfb-8d90-c38a4e0d7c4f?table=81272674-f522-4e43-a7 0b-05bf46f0a163"</w:instrText>
      </w:r>
      <w:r w:rsidR="006C5BAF" w:rsidRPr="0056034C">
        <w:fldChar w:fldCharType="separate"/>
      </w:r>
      <w:r w:rsidR="006C5BAF" w:rsidRPr="0056034C">
        <w:rPr>
          <w:rPrChange w:id="35" w:author="Gustavo Araújo" w:date="2024-09-15T13:28:00Z" w16du:dateUtc="2024-09-15T16:28:00Z">
            <w:rPr>
              <w:rStyle w:val="Hyperlink"/>
              <w:iCs/>
            </w:rPr>
          </w:rPrChange>
        </w:rPr>
        <w:t>https://basedosda</w:t>
      </w:r>
      <w:r w:rsidR="006C5BAF" w:rsidRPr="0056034C">
        <w:rPr>
          <w:rPrChange w:id="36" w:author="Gustavo Araújo" w:date="2024-09-15T13:28:00Z" w16du:dateUtc="2024-09-15T16:28:00Z">
            <w:rPr>
              <w:rStyle w:val="Hyperlink"/>
              <w:iCs/>
            </w:rPr>
          </w:rPrChange>
        </w:rPr>
        <w:softHyphen/>
        <w:t>dos.org/dataset/e43f0d5b-43cf-4bfb-8d90-c38a4e0d7c4f?table=81272674-f522-4e43-a7 0b-05bf46f0a163</w:t>
      </w:r>
      <w:r w:rsidR="006C5BAF" w:rsidRPr="0056034C">
        <w:fldChar w:fldCharType="end"/>
      </w:r>
      <w:r w:rsidRPr="0056034C">
        <w:t>. Acess</w:t>
      </w:r>
      <w:del w:id="37" w:author="Gustavo Araújo" w:date="2024-09-15T13:36:00Z" w16du:dateUtc="2024-09-15T16:36:00Z">
        <w:r w:rsidRPr="0056034C" w:rsidDel="00C723C2">
          <w:delText>ado</w:delText>
        </w:r>
      </w:del>
      <w:ins w:id="38" w:author="Gustavo Araújo" w:date="2024-09-15T13:36:00Z" w16du:dateUtc="2024-09-15T16:36:00Z">
        <w:r w:rsidR="00C723C2">
          <w:t>o</w:t>
        </w:r>
      </w:ins>
      <w:r w:rsidRPr="0056034C">
        <w:t xml:space="preserve"> em: 10 mar. 2024.</w:t>
      </w:r>
    </w:p>
    <w:p w14:paraId="793B044F" w14:textId="77777777" w:rsidR="00AC0578" w:rsidRPr="0056034C" w:rsidRDefault="00AC0578" w:rsidP="00AC0578">
      <w:pPr>
        <w:ind w:left="360"/>
      </w:pPr>
    </w:p>
    <w:p w14:paraId="68214295" w14:textId="57B58A6F" w:rsidR="00AC0578" w:rsidRPr="0056034C" w:rsidRDefault="00AC0578" w:rsidP="00AC0578">
      <w:pPr>
        <w:ind w:left="360"/>
      </w:pPr>
      <w:r w:rsidRPr="0056034C">
        <w:t>Banco Central do Brasil [BACEN]</w:t>
      </w:r>
      <w:r w:rsidRPr="0056034C">
        <w:rPr>
          <w:rPrChange w:id="39" w:author="Gustavo Araújo" w:date="2024-09-15T13:28:00Z" w16du:dateUtc="2024-09-15T16:28:00Z">
            <w:rPr>
              <w:b/>
              <w:bCs/>
              <w:iCs/>
            </w:rPr>
          </w:rPrChange>
        </w:rPr>
        <w:t>.</w:t>
      </w:r>
      <w:r w:rsidRPr="0056034C">
        <w:t xml:space="preserve"> 2017. Resolução nº 4557, de 23 de fevereiro. Dispõe sobre a estrutura de gerenciamento de riscos e apetite por riscos nas instituições finan</w:t>
      </w:r>
      <w:r w:rsidRPr="0056034C">
        <w:softHyphen/>
        <w:t>ceiras.</w:t>
      </w:r>
      <w:r w:rsidR="00397B56" w:rsidRPr="0056034C">
        <w:t xml:space="preserve"> </w:t>
      </w:r>
      <w:r w:rsidRPr="0056034C">
        <w:t>Disponível</w:t>
      </w:r>
      <w:r w:rsidR="00397B56" w:rsidRPr="0056034C">
        <w:t xml:space="preserve"> </w:t>
      </w:r>
      <w:r w:rsidRPr="0056034C">
        <w:t>em:</w:t>
      </w:r>
      <w:r w:rsidR="00397B56" w:rsidRPr="0056034C">
        <w:t xml:space="preserve"> </w:t>
      </w:r>
      <w:ins w:id="40" w:author="Gustavo Araújo" w:date="2024-09-15T13:41:00Z" w16du:dateUtc="2024-09-15T16:41:00Z">
        <w:r w:rsidR="00C723C2">
          <w:fldChar w:fldCharType="begin"/>
        </w:r>
        <w:r w:rsidR="00C723C2">
          <w:instrText>HYPERLINK "https://normativos.bcb.gov.br/Lists/Normativos/Attachments/50344/Res_4557_v1_O.pdf"</w:instrText>
        </w:r>
        <w:r w:rsidR="00C723C2">
          <w:fldChar w:fldCharType="separate"/>
        </w:r>
        <w:r w:rsidR="00C723C2" w:rsidRPr="00C723C2">
          <w:rPr>
            <w:rStyle w:val="Hyperlink"/>
          </w:rPr>
          <w:t>https://normativos.bcb.gov.br/Lists/Normativos/Attachments/50344/ Res_4557_v8_L.p</w:t>
        </w:r>
        <w:r w:rsidR="00C723C2" w:rsidRPr="00C723C2">
          <w:rPr>
            <w:rStyle w:val="Hyperlink"/>
          </w:rPr>
          <w:t>d</w:t>
        </w:r>
        <w:r w:rsidR="00C723C2" w:rsidRPr="00C723C2">
          <w:rPr>
            <w:rStyle w:val="Hyperlink"/>
          </w:rPr>
          <w:t>f</w:t>
        </w:r>
        <w:r w:rsidR="00C723C2">
          <w:fldChar w:fldCharType="end"/>
        </w:r>
      </w:ins>
      <w:r w:rsidRPr="0056034C">
        <w:t>. Acesso em: 10 jun. 2024.</w:t>
      </w:r>
    </w:p>
    <w:p w14:paraId="5F043FF2" w14:textId="77777777" w:rsidR="00AC0578" w:rsidRDefault="00AC0578" w:rsidP="00AC0578">
      <w:pPr>
        <w:ind w:left="360"/>
      </w:pPr>
    </w:p>
    <w:p w14:paraId="4115FD62" w14:textId="32CB8C47" w:rsidR="00AC0578" w:rsidRDefault="00AC0578" w:rsidP="00AC0578">
      <w:pPr>
        <w:ind w:left="360"/>
      </w:pPr>
      <w:r w:rsidRPr="00375AB4">
        <w:t>Camargos</w:t>
      </w:r>
      <w:r w:rsidRPr="008F493E">
        <w:t xml:space="preserve">, M.A. 2012. A inadimplência em um programa de crédito de uma instituição financeira pública de minas gerais: uma análise utilizando regressão logística. REGE - Revista de Gestão. Disponível em: </w:t>
      </w:r>
      <w:ins w:id="41" w:author="Gustavo Araújo" w:date="2024-09-15T13:43:00Z" w16du:dateUtc="2024-09-15T16:43:00Z">
        <w:r w:rsidR="00C723C2">
          <w:fldChar w:fldCharType="begin"/>
        </w:r>
        <w:r w:rsidR="00C723C2">
          <w:instrText>HYPERLINK "</w:instrText>
        </w:r>
      </w:ins>
      <w:ins w:id="42" w:author="Gustavo Araújo" w:date="2024-09-15T13:42:00Z" w16du:dateUtc="2024-09-15T16:42:00Z">
        <w:r w:rsidR="00C723C2">
          <w:instrText>https://www.sciencedirect.com/science/article/pii/S180</w:instrText>
        </w:r>
      </w:ins>
      <w:ins w:id="43" w:author="Gustavo Araújo" w:date="2024-09-15T13:43:00Z" w16du:dateUtc="2024-09-15T16:43:00Z">
        <w:r w:rsidR="00C723C2">
          <w:instrText xml:space="preserve"> </w:instrText>
        </w:r>
      </w:ins>
      <w:ins w:id="44" w:author="Gustavo Araújo" w:date="2024-09-15T13:42:00Z" w16du:dateUtc="2024-09-15T16:42:00Z">
        <w:r w:rsidR="00C723C2">
          <w:instrText>9227616303204</w:instrText>
        </w:r>
      </w:ins>
      <w:ins w:id="45" w:author="Gustavo Araújo" w:date="2024-09-15T13:43:00Z" w16du:dateUtc="2024-09-15T16:43:00Z">
        <w:r w:rsidR="00C723C2">
          <w:instrText>"</w:instrText>
        </w:r>
        <w:r w:rsidR="00C723C2">
          <w:fldChar w:fldCharType="separate"/>
        </w:r>
      </w:ins>
      <w:del w:id="46" w:author="Gustavo Araújo" w:date="2024-09-15T13:42:00Z" w16du:dateUtc="2024-09-15T16:42:00Z">
        <w:r w:rsidR="00C723C2" w:rsidRPr="00C723C2" w:rsidDel="00C723C2">
          <w:rPr>
            <w:rStyle w:val="Hyperlink"/>
          </w:rPr>
          <w:delText>https://www.sciencedi</w:delText>
        </w:r>
        <w:r w:rsidR="00C723C2" w:rsidRPr="00C723C2" w:rsidDel="00C723C2">
          <w:rPr>
            <w:rStyle w:val="Hyperlink"/>
          </w:rPr>
          <w:softHyphen/>
          <w:delText>rect.com/science/article/pii/S180 9227616303204</w:delText>
        </w:r>
      </w:del>
      <w:ins w:id="47" w:author="Gustavo Araújo" w:date="2024-09-15T13:42:00Z" w16du:dateUtc="2024-09-15T16:42:00Z">
        <w:r w:rsidR="00C723C2" w:rsidRPr="00AB2ACA">
          <w:rPr>
            <w:rStyle w:val="Hyperlink"/>
          </w:rPr>
          <w:t>https://www.sciencedirect.com/science/article/pii/S180</w:t>
        </w:r>
      </w:ins>
      <w:ins w:id="48" w:author="Gustavo Araújo" w:date="2024-09-15T13:43:00Z" w16du:dateUtc="2024-09-15T16:43:00Z">
        <w:r w:rsidR="00C723C2" w:rsidRPr="00AB2ACA">
          <w:rPr>
            <w:rStyle w:val="Hyperlink"/>
          </w:rPr>
          <w:t xml:space="preserve"> </w:t>
        </w:r>
      </w:ins>
      <w:ins w:id="49" w:author="Gustavo Araújo" w:date="2024-09-15T13:42:00Z" w16du:dateUtc="2024-09-15T16:42:00Z">
        <w:r w:rsidR="00C723C2" w:rsidRPr="00AB2ACA">
          <w:rPr>
            <w:rStyle w:val="Hyperlink"/>
          </w:rPr>
          <w:t>9227616303</w:t>
        </w:r>
        <w:r w:rsidR="00C723C2" w:rsidRPr="00AB2ACA">
          <w:rPr>
            <w:rStyle w:val="Hyperlink"/>
          </w:rPr>
          <w:t>2</w:t>
        </w:r>
        <w:r w:rsidR="00C723C2" w:rsidRPr="00AB2ACA">
          <w:rPr>
            <w:rStyle w:val="Hyperlink"/>
          </w:rPr>
          <w:t>04</w:t>
        </w:r>
      </w:ins>
      <w:ins w:id="50" w:author="Gustavo Araújo" w:date="2024-09-15T13:43:00Z" w16du:dateUtc="2024-09-15T16:43:00Z">
        <w:r w:rsidR="00C723C2">
          <w:fldChar w:fldCharType="end"/>
        </w:r>
      </w:ins>
      <w:r>
        <w:t xml:space="preserve">. </w:t>
      </w:r>
      <w:r w:rsidRPr="0056034C">
        <w:t xml:space="preserve">Acesso </w:t>
      </w:r>
      <w:r w:rsidRPr="008F493E">
        <w:t xml:space="preserve">em: </w:t>
      </w:r>
      <w:r>
        <w:t>10 mar.</w:t>
      </w:r>
      <w:r w:rsidRPr="008F493E">
        <w:t xml:space="preserve"> 202</w:t>
      </w:r>
      <w:r>
        <w:t>4.</w:t>
      </w:r>
    </w:p>
    <w:p w14:paraId="03A6639C" w14:textId="77777777" w:rsidR="00AC0578" w:rsidRPr="0056034C" w:rsidRDefault="00AC0578" w:rsidP="00AC0578">
      <w:pPr>
        <w:ind w:left="360"/>
      </w:pPr>
    </w:p>
    <w:p w14:paraId="21480455" w14:textId="5AD50574" w:rsidR="00AC0578" w:rsidRPr="008F493E" w:rsidRDefault="00AC0578" w:rsidP="00AC0578">
      <w:pPr>
        <w:ind w:left="360"/>
      </w:pPr>
      <w:r w:rsidRPr="00375AB4">
        <w:t>Governo Federal</w:t>
      </w:r>
      <w:r>
        <w:t xml:space="preserve"> [GOV]</w:t>
      </w:r>
      <w:r w:rsidRPr="008F493E">
        <w:t xml:space="preserve">. </w:t>
      </w:r>
      <w:r>
        <w:t xml:space="preserve">2024. </w:t>
      </w:r>
      <w:r w:rsidRPr="008F493E">
        <w:t xml:space="preserve">Cadastro Nacional da Pessoa Jurídica – CNPJ. Disponível em: </w:t>
      </w:r>
      <w:ins w:id="51" w:author="Gustavo Araújo" w:date="2024-09-15T13:35:00Z" w16du:dateUtc="2024-09-15T16:35:00Z">
        <w:r w:rsidR="00C723C2">
          <w:fldChar w:fldCharType="begin"/>
        </w:r>
        <w:r w:rsidR="00C723C2">
          <w:instrText>HYPERLINK "</w:instrText>
        </w:r>
      </w:ins>
      <w:r w:rsidR="00C723C2" w:rsidRPr="0056034C">
        <w:rPr>
          <w:rPrChange w:id="52" w:author="Gustavo Araújo" w:date="2024-09-15T13:28:00Z" w16du:dateUtc="2024-09-15T16:28:00Z">
            <w:rPr>
              <w:rStyle w:val="Hyperlink"/>
            </w:rPr>
          </w:rPrChange>
        </w:rPr>
        <w:instrText>https://dados.gov.br/dados/conjuntos-dados/cadastro-nacional-da-pessoa-juridica-c npj</w:instrText>
      </w:r>
      <w:ins w:id="53" w:author="Gustavo Araújo" w:date="2024-09-15T13:35:00Z" w16du:dateUtc="2024-09-15T16:35:00Z">
        <w:r w:rsidR="00C723C2">
          <w:instrText>"</w:instrText>
        </w:r>
        <w:r w:rsidR="00C723C2">
          <w:fldChar w:fldCharType="separate"/>
        </w:r>
      </w:ins>
      <w:r w:rsidR="00C723C2" w:rsidRPr="00C723C2">
        <w:rPr>
          <w:rStyle w:val="Hyperlink"/>
        </w:rPr>
        <w:t>https://dados.gov.br/dados/conjuntos-dados/cadastro-nacional-da-pessoa-juridica</w:t>
      </w:r>
      <w:del w:id="54" w:author="Gustavo Araújo" w:date="2024-09-15T13:29:00Z" w16du:dateUtc="2024-09-15T16:29:00Z">
        <w:r w:rsidR="00C723C2" w:rsidRPr="00C723C2" w:rsidDel="002D11DA">
          <w:rPr>
            <w:rStyle w:val="Hyperlink"/>
          </w:rPr>
          <w:delText>--</w:delText>
        </w:r>
      </w:del>
      <w:r w:rsidR="00C723C2" w:rsidRPr="00C723C2">
        <w:rPr>
          <w:rStyle w:val="Hyperlink"/>
        </w:rPr>
        <w:t>-c npj</w:t>
      </w:r>
      <w:ins w:id="55" w:author="Gustavo Araújo" w:date="2024-09-15T13:35:00Z" w16du:dateUtc="2024-09-15T16:35:00Z">
        <w:r w:rsidR="00C723C2">
          <w:fldChar w:fldCharType="end"/>
        </w:r>
      </w:ins>
      <w:r w:rsidRPr="008F493E">
        <w:t xml:space="preserve">. </w:t>
      </w:r>
      <w:r w:rsidRPr="0056034C">
        <w:t xml:space="preserve">Acesso </w:t>
      </w:r>
      <w:r w:rsidRPr="008F493E">
        <w:t>em</w:t>
      </w:r>
      <w:r>
        <w:t>:</w:t>
      </w:r>
      <w:r w:rsidRPr="008F493E">
        <w:t xml:space="preserve"> 24 mar</w:t>
      </w:r>
      <w:r>
        <w:t>.</w:t>
      </w:r>
      <w:r w:rsidRPr="008F493E">
        <w:t xml:space="preserve"> 2024.</w:t>
      </w:r>
    </w:p>
    <w:p w14:paraId="62DAEE3E" w14:textId="77777777" w:rsidR="00AC0578" w:rsidRPr="008F493E" w:rsidRDefault="00AC0578" w:rsidP="00AC0578">
      <w:pPr>
        <w:ind w:left="360"/>
      </w:pPr>
    </w:p>
    <w:p w14:paraId="03F2B7AA" w14:textId="77777777" w:rsidR="00AC0578" w:rsidRDefault="00AC0578" w:rsidP="00AC0578">
      <w:pPr>
        <w:ind w:left="360"/>
      </w:pPr>
      <w:r w:rsidRPr="00375AB4">
        <w:lastRenderedPageBreak/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</w:t>
      </w:r>
      <w:r>
        <w:softHyphen/>
      </w:r>
      <w:r w:rsidRPr="008F493E">
        <w:t>nível em</w:t>
      </w:r>
      <w:r>
        <w:t>:</w:t>
      </w:r>
      <w:r w:rsidRPr="008F493E">
        <w:t xml:space="preserve"> </w:t>
      </w:r>
      <w:r w:rsidR="00000000">
        <w:fldChar w:fldCharType="begin"/>
      </w:r>
      <w:r w:rsidR="00000000">
        <w:instrText>HYPERLINK "https://periodicos.fgv.br/rbe/article/view/534)"</w:instrText>
      </w:r>
      <w:r w:rsidR="00000000">
        <w:fldChar w:fldCharType="separate"/>
      </w:r>
      <w:r w:rsidRPr="0056034C">
        <w:rPr>
          <w:rPrChange w:id="56" w:author="Gustavo Araújo" w:date="2024-09-15T13:28:00Z" w16du:dateUtc="2024-09-15T16:28:00Z">
            <w:rPr>
              <w:rStyle w:val="Hyperlink"/>
            </w:rPr>
          </w:rPrChange>
        </w:rPr>
        <w:t>https://periodicos.fgv.br/rbe/article/view/534</w:t>
      </w:r>
      <w:r w:rsidR="00000000" w:rsidRPr="0056034C">
        <w:rPr>
          <w:rPrChange w:id="57" w:author="Gustavo Araújo" w:date="2024-09-15T13:28:00Z" w16du:dateUtc="2024-09-15T16:28:00Z">
            <w:rPr>
              <w:rStyle w:val="Hyperlink"/>
            </w:rPr>
          </w:rPrChange>
        </w:rPr>
        <w:fldChar w:fldCharType="end"/>
      </w:r>
      <w:r w:rsidRPr="008F493E">
        <w:t xml:space="preserve">. </w:t>
      </w:r>
      <w:r w:rsidRPr="0056034C">
        <w:t xml:space="preserve">Acesso </w:t>
      </w:r>
      <w:r w:rsidRPr="008F493E">
        <w:t xml:space="preserve">em: </w:t>
      </w:r>
      <w:r>
        <w:t xml:space="preserve">10 mar. </w:t>
      </w:r>
      <w:r w:rsidRPr="008F493E">
        <w:t>2024</w:t>
      </w:r>
      <w:r>
        <w:t xml:space="preserve">. </w:t>
      </w:r>
      <w:r w:rsidRPr="008F493E">
        <w:br/>
      </w:r>
    </w:p>
    <w:p w14:paraId="117CA0E5" w14:textId="14AF847A" w:rsidR="00AC0578" w:rsidRPr="00331161" w:rsidRDefault="00AC0578" w:rsidP="00AC0578">
      <w:pPr>
        <w:ind w:left="360"/>
      </w:pPr>
      <w:r w:rsidRPr="00375AB4">
        <w:t xml:space="preserve">Google </w:t>
      </w:r>
      <w:proofErr w:type="spellStart"/>
      <w:r w:rsidRPr="00375AB4">
        <w:t>BigQuery</w:t>
      </w:r>
      <w:proofErr w:type="spellEnd"/>
      <w:r w:rsidRPr="0056034C">
        <w:rPr>
          <w:rPrChange w:id="58" w:author="Gustavo Araújo" w:date="2024-09-15T13:27:00Z" w16du:dateUtc="2024-09-15T16:27:00Z">
            <w:rPr>
              <w:b/>
              <w:bCs/>
            </w:rPr>
          </w:rPrChange>
        </w:rPr>
        <w:t xml:space="preserve">. </w:t>
      </w:r>
      <w:r w:rsidRPr="00375AB4">
        <w:t>2024.</w:t>
      </w:r>
      <w:r w:rsidRPr="0056034C">
        <w:rPr>
          <w:rPrChange w:id="59" w:author="Gustavo Araújo" w:date="2024-09-15T13:27:00Z" w16du:dateUtc="2024-09-15T16:27:00Z">
            <w:rPr>
              <w:b/>
              <w:bCs/>
            </w:rPr>
          </w:rPrChange>
        </w:rPr>
        <w:t xml:space="preserve"> </w:t>
      </w:r>
      <w:r w:rsidRPr="00331161">
        <w:t xml:space="preserve">Serviço de armazenamento de dados. Disponível em: </w:t>
      </w:r>
      <w:del w:id="60" w:author="Gustavo Araújo" w:date="2024-09-15T13:27:00Z" w16du:dateUtc="2024-09-15T16:27:00Z">
        <w:r w:rsidDel="0056034C">
          <w:delText>&lt;</w:delText>
        </w:r>
      </w:del>
      <w:r w:rsidR="00000000">
        <w:fldChar w:fldCharType="begin"/>
      </w:r>
      <w:r w:rsidR="00000000">
        <w:instrText>HYPERLINK "https://cloud.google.com/bigquery"</w:instrText>
      </w:r>
      <w:r w:rsidR="00000000">
        <w:fldChar w:fldCharType="separate"/>
      </w:r>
      <w:r w:rsidRPr="0056034C">
        <w:rPr>
          <w:rPrChange w:id="61" w:author="Gustavo Araújo" w:date="2024-09-15T13:27:00Z" w16du:dateUtc="2024-09-15T16:27:00Z">
            <w:rPr>
              <w:rStyle w:val="Hyperlink"/>
            </w:rPr>
          </w:rPrChange>
        </w:rPr>
        <w:t>https://c</w:t>
      </w:r>
      <w:r w:rsidRPr="0056034C">
        <w:rPr>
          <w:rPrChange w:id="62" w:author="Gustavo Araújo" w:date="2024-09-15T13:27:00Z" w16du:dateUtc="2024-09-15T16:27:00Z">
            <w:rPr>
              <w:rStyle w:val="Hyperlink"/>
            </w:rPr>
          </w:rPrChange>
        </w:rPr>
        <w:t>l</w:t>
      </w:r>
      <w:r w:rsidRPr="0056034C">
        <w:rPr>
          <w:rPrChange w:id="63" w:author="Gustavo Araújo" w:date="2024-09-15T13:27:00Z" w16du:dateUtc="2024-09-15T16:27:00Z">
            <w:rPr>
              <w:rStyle w:val="Hyperlink"/>
            </w:rPr>
          </w:rPrChange>
        </w:rPr>
        <w:t>oud.google.com/bigquery</w:t>
      </w:r>
      <w:r w:rsidR="00000000" w:rsidRPr="0056034C">
        <w:rPr>
          <w:rPrChange w:id="64" w:author="Gustavo Araújo" w:date="2024-09-15T13:27:00Z" w16du:dateUtc="2024-09-15T16:27:00Z">
            <w:rPr>
              <w:rStyle w:val="Hyperlink"/>
            </w:rPr>
          </w:rPrChange>
        </w:rPr>
        <w:fldChar w:fldCharType="end"/>
      </w:r>
      <w:del w:id="65" w:author="Gustavo Araújo" w:date="2024-09-15T13:27:00Z" w16du:dateUtc="2024-09-15T16:27:00Z">
        <w:r w:rsidDel="0056034C">
          <w:delText>&gt;</w:delText>
        </w:r>
      </w:del>
      <w:r w:rsidRPr="00331161">
        <w:t xml:space="preserve">. </w:t>
      </w:r>
      <w:r w:rsidRPr="0056034C">
        <w:t xml:space="preserve">Acesso </w:t>
      </w:r>
      <w:r w:rsidRPr="00331161">
        <w:t xml:space="preserve">em: </w:t>
      </w:r>
      <w:r>
        <w:t xml:space="preserve">10 jun. </w:t>
      </w:r>
      <w:r w:rsidRPr="00331161">
        <w:t>2024.</w:t>
      </w:r>
    </w:p>
    <w:p w14:paraId="75352424" w14:textId="77777777" w:rsidR="00AC0578" w:rsidRDefault="00AC0578" w:rsidP="00AC0578">
      <w:pPr>
        <w:ind w:left="360"/>
      </w:pPr>
    </w:p>
    <w:p w14:paraId="12B866B4" w14:textId="0D3F3101" w:rsidR="00AC0578" w:rsidRPr="0056034C" w:rsidRDefault="00AC0578" w:rsidP="00AC0578">
      <w:pPr>
        <w:ind w:left="360"/>
      </w:pPr>
      <w:r w:rsidRPr="0056034C">
        <w:t>Instituto de Pesquisa Econômica Aplicada [IPEA]. 2006</w:t>
      </w:r>
      <w:r w:rsidRPr="0056034C">
        <w:rPr>
          <w:rPrChange w:id="66" w:author="Gustavo Araújo" w:date="2024-09-15T13:28:00Z" w16du:dateUtc="2024-09-15T16:28:00Z">
            <w:rPr>
              <w:b/>
              <w:bCs/>
              <w:iCs/>
            </w:rPr>
          </w:rPrChange>
        </w:rPr>
        <w:t xml:space="preserve">. </w:t>
      </w:r>
      <w:r w:rsidRPr="0056034C">
        <w:t>Risco de Crédito: Desenvolvi</w:t>
      </w:r>
      <w:r w:rsidRPr="0056034C">
        <w:softHyphen/>
        <w:t xml:space="preserve">mento de modelo </w:t>
      </w:r>
      <w:proofErr w:type="spellStart"/>
      <w:r w:rsidRPr="0056034C">
        <w:t>Credit</w:t>
      </w:r>
      <w:proofErr w:type="spellEnd"/>
      <w:r w:rsidRPr="0056034C">
        <w:t xml:space="preserve"> </w:t>
      </w:r>
      <w:proofErr w:type="spellStart"/>
      <w:r w:rsidRPr="0056034C">
        <w:t>Scoring</w:t>
      </w:r>
      <w:proofErr w:type="spellEnd"/>
      <w:r w:rsidRPr="0056034C">
        <w:t xml:space="preserve"> para a gestão da inadimplência de uma instituição de microcrédito. Disponível em:  </w:t>
      </w:r>
      <w:r w:rsidR="00193278" w:rsidRPr="0056034C">
        <w:fldChar w:fldCharType="begin"/>
      </w:r>
      <w:r w:rsidR="00193278" w:rsidRPr="0056034C">
        <w:instrText>HYPERLINK "https://www.ipea.gov.br/ipeacai</w:instrText>
      </w:r>
      <w:r w:rsidR="00193278" w:rsidRPr="0056034C">
        <w:softHyphen/>
        <w:instrText>xa/premio2006/docs/trabpre miados/IpeaCaixa2006_Profissional_02lugar_tema03.pdf"</w:instrText>
      </w:r>
      <w:r w:rsidR="00193278" w:rsidRPr="0056034C">
        <w:fldChar w:fldCharType="separate"/>
      </w:r>
      <w:r w:rsidR="00193278" w:rsidRPr="0056034C">
        <w:rPr>
          <w:rPrChange w:id="67" w:author="Gustavo Araújo" w:date="2024-09-15T13:28:00Z" w16du:dateUtc="2024-09-15T16:28:00Z">
            <w:rPr>
              <w:rStyle w:val="Hyperlink"/>
              <w:iCs/>
            </w:rPr>
          </w:rPrChange>
        </w:rPr>
        <w:t>https://www.ipea.gov.br/ipeacai</w:t>
      </w:r>
      <w:r w:rsidR="00193278" w:rsidRPr="0056034C">
        <w:rPr>
          <w:rPrChange w:id="68" w:author="Gustavo Araújo" w:date="2024-09-15T13:28:00Z" w16du:dateUtc="2024-09-15T16:28:00Z">
            <w:rPr>
              <w:rStyle w:val="Hyperlink"/>
              <w:iCs/>
            </w:rPr>
          </w:rPrChange>
        </w:rPr>
        <w:softHyphen/>
        <w:t>xa/premio2006/docs/trabpre miados/IpeaCaixa2006_Profissional_02lugar_tema03.pdf</w:t>
      </w:r>
      <w:r w:rsidR="00193278" w:rsidRPr="0056034C">
        <w:fldChar w:fldCharType="end"/>
      </w:r>
      <w:r w:rsidRPr="0056034C">
        <w:t>. Acesso em: 30 jun. 2024.</w:t>
      </w:r>
    </w:p>
    <w:p w14:paraId="4748B0FA" w14:textId="77777777" w:rsidR="00AC0578" w:rsidRPr="0056034C" w:rsidRDefault="00000000" w:rsidP="00AC0578">
      <w:pPr>
        <w:ind w:left="360"/>
      </w:pPr>
      <w:hyperlink r:id="rId24" w:history="1">
        <w:r w:rsidR="00AC0578" w:rsidRPr="003A76D6">
          <w:br/>
          <w:t>Jassé, Pedro</w:t>
        </w:r>
      </w:hyperlink>
      <w:r w:rsidR="00AC0578" w:rsidRPr="003A76D6">
        <w:t xml:space="preserve">. </w:t>
      </w:r>
      <w:r w:rsidR="00AC0578">
        <w:t xml:space="preserve">2020. </w:t>
      </w:r>
      <w:r w:rsidR="00AC0578" w:rsidRPr="0056034C">
        <w:rPr>
          <w:rPrChange w:id="69" w:author="Gustavo Araújo" w:date="2024-09-15T13:28:00Z" w16du:dateUtc="2024-09-15T16:28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pt-BR"/>
            </w:rPr>
          </w:rPrChange>
        </w:rPr>
        <w:t xml:space="preserve">Gestão Do Risco De Crédito Bancário: Estudo Empírico. Disponível em: </w:t>
      </w:r>
      <w:r>
        <w:fldChar w:fldCharType="begin"/>
      </w:r>
      <w:r>
        <w:instrText>HYPERLINK "https://comum.rcaap.pt/handle/10400.26/31674"</w:instrText>
      </w:r>
      <w:r>
        <w:fldChar w:fldCharType="separate"/>
      </w:r>
      <w:r w:rsidR="00AC0578" w:rsidRPr="0056034C">
        <w:rPr>
          <w:rPrChange w:id="70" w:author="Gustavo Araújo" w:date="2024-09-15T13:28:00Z" w16du:dateUtc="2024-09-15T16:28:00Z">
            <w:rPr>
              <w:rStyle w:val="Hyperlink"/>
            </w:rPr>
          </w:rPrChange>
        </w:rPr>
        <w:t>https://comum.rcaap.pt/handle/</w:t>
      </w:r>
      <w:r w:rsidR="00AC0578" w:rsidRPr="0056034C">
        <w:rPr>
          <w:rPrChange w:id="71" w:author="Gustavo Araújo" w:date="2024-09-15T13:28:00Z" w16du:dateUtc="2024-09-15T16:28:00Z">
            <w:rPr>
              <w:rStyle w:val="Hyperlink"/>
            </w:rPr>
          </w:rPrChange>
        </w:rPr>
        <w:t>1</w:t>
      </w:r>
      <w:r w:rsidR="00AC0578" w:rsidRPr="0056034C">
        <w:rPr>
          <w:rPrChange w:id="72" w:author="Gustavo Araújo" w:date="2024-09-15T13:28:00Z" w16du:dateUtc="2024-09-15T16:28:00Z">
            <w:rPr>
              <w:rStyle w:val="Hyperlink"/>
            </w:rPr>
          </w:rPrChange>
        </w:rPr>
        <w:t>0400.26/31674</w:t>
      </w:r>
      <w:r w:rsidRPr="0056034C">
        <w:rPr>
          <w:rPrChange w:id="73" w:author="Gustavo Araújo" w:date="2024-09-15T13:28:00Z" w16du:dateUtc="2024-09-15T16:28:00Z">
            <w:rPr>
              <w:rStyle w:val="Hyperlink"/>
            </w:rPr>
          </w:rPrChange>
        </w:rPr>
        <w:fldChar w:fldCharType="end"/>
      </w:r>
      <w:r w:rsidR="00AC0578" w:rsidRPr="0056034C">
        <w:rPr>
          <w:rPrChange w:id="74" w:author="Gustavo Araújo" w:date="2024-09-15T13:28:00Z" w16du:dateUtc="2024-09-15T16:28:00Z">
            <w:rPr>
              <w:rStyle w:val="Hyperlink"/>
            </w:rPr>
          </w:rPrChange>
        </w:rPr>
        <w:t>.</w:t>
      </w:r>
      <w:r w:rsidR="00AC0578" w:rsidRPr="0056034C">
        <w:rPr>
          <w:rPrChange w:id="75" w:author="Gustavo Araújo" w:date="2024-09-15T13:28:00Z" w16du:dateUtc="2024-09-15T16:28:00Z">
            <w:rPr>
              <w:b/>
            </w:rPr>
          </w:rPrChange>
        </w:rPr>
        <w:t xml:space="preserve"> </w:t>
      </w:r>
      <w:r w:rsidR="00AC0578" w:rsidRPr="0056034C">
        <w:t>Acesso em: 30 jun. 2024.</w:t>
      </w:r>
    </w:p>
    <w:p w14:paraId="4ABA3964" w14:textId="77777777" w:rsidR="00AC0578" w:rsidRPr="008F493E" w:rsidRDefault="00AC0578" w:rsidP="00AC0578">
      <w:pPr>
        <w:ind w:left="360"/>
      </w:pPr>
    </w:p>
    <w:p w14:paraId="6538919C" w14:textId="33EA5912" w:rsidR="00AC0578" w:rsidRDefault="00AC0578" w:rsidP="00AC0578">
      <w:pPr>
        <w:ind w:left="360"/>
      </w:pPr>
      <w:r w:rsidRPr="0056034C">
        <w:rPr>
          <w:rPrChange w:id="76" w:author="Gustavo Araújo" w:date="2024-09-15T13:28:00Z" w16du:dateUtc="2024-09-15T16:28:00Z">
            <w:rPr>
              <w:lang w:val="de-DE"/>
            </w:rPr>
          </w:rPrChange>
        </w:rPr>
        <w:t xml:space="preserve">Van Gestel, T; Baesens, B. 2008.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 Disponível em: </w:t>
      </w:r>
      <w:r w:rsidR="00193278">
        <w:fldChar w:fldCharType="begin"/>
      </w:r>
      <w:r w:rsidR="00193278">
        <w:instrText>HYPERLINK "</w:instrText>
      </w:r>
      <w:r w:rsidR="00193278" w:rsidRPr="00193278">
        <w:instrText>https://www.academia.edu/37069057/Credit_Risk_Management_Basic_Concepts</w:instrText>
      </w:r>
      <w:r w:rsidR="00193278">
        <w:instrText>"</w:instrText>
      </w:r>
      <w:r w:rsidR="00193278">
        <w:fldChar w:fldCharType="separate"/>
      </w:r>
      <w:r w:rsidR="00193278" w:rsidRPr="0056034C">
        <w:rPr>
          <w:rPrChange w:id="77" w:author="Gustavo Araújo" w:date="2024-09-15T13:28:00Z" w16du:dateUtc="2024-09-15T16:28:00Z">
            <w:rPr>
              <w:rStyle w:val="Hyperlink"/>
            </w:rPr>
          </w:rPrChange>
        </w:rPr>
        <w:t>https://</w:t>
      </w:r>
      <w:r w:rsidR="00193278" w:rsidRPr="0056034C">
        <w:rPr>
          <w:rPrChange w:id="78" w:author="Gustavo Araújo" w:date="2024-09-15T13:28:00Z" w16du:dateUtc="2024-09-15T16:28:00Z">
            <w:rPr>
              <w:rStyle w:val="Hyperlink"/>
            </w:rPr>
          </w:rPrChange>
        </w:rPr>
        <w:t>w</w:t>
      </w:r>
      <w:r w:rsidR="00193278" w:rsidRPr="0056034C">
        <w:rPr>
          <w:rPrChange w:id="79" w:author="Gustavo Araújo" w:date="2024-09-15T13:28:00Z" w16du:dateUtc="2024-09-15T16:28:00Z">
            <w:rPr>
              <w:rStyle w:val="Hyperlink"/>
            </w:rPr>
          </w:rPrChange>
        </w:rPr>
        <w:t>ww.academia.edu/37069057/Credit_Risk_Management_Basic_Concepts</w:t>
      </w:r>
      <w:r w:rsidR="00193278">
        <w:fldChar w:fldCharType="end"/>
      </w:r>
    </w:p>
    <w:p w14:paraId="4636F72C" w14:textId="77777777" w:rsidR="00AC0578" w:rsidRDefault="00AC0578" w:rsidP="00AC0578">
      <w:pPr>
        <w:ind w:left="360"/>
      </w:pPr>
      <w:r w:rsidRPr="0056034C">
        <w:t xml:space="preserve">Acesso </w:t>
      </w:r>
      <w:r>
        <w:t>em: 01 abr. 2024.</w:t>
      </w:r>
    </w:p>
    <w:p w14:paraId="45B5233C" w14:textId="77777777" w:rsidR="00AC0578" w:rsidRDefault="00AC0578" w:rsidP="00AC0578">
      <w:pPr>
        <w:ind w:left="360"/>
      </w:pPr>
    </w:p>
    <w:p w14:paraId="51157CE1" w14:textId="77777777" w:rsidR="00AC0578" w:rsidRDefault="00AC0578" w:rsidP="00AC0578">
      <w:pPr>
        <w:ind w:left="360"/>
      </w:pPr>
      <w:r w:rsidRPr="00975736">
        <w:t xml:space="preserve">Wilson, R. J. 1996. </w:t>
      </w:r>
      <w:r w:rsidRPr="0056034C">
        <w:rPr>
          <w:rPrChange w:id="80" w:author="Gustavo Araújo" w:date="2024-09-15T13:28:00Z" w16du:dateUtc="2024-09-15T16:28:00Z">
            <w:rPr>
              <w:i/>
              <w:iCs/>
              <w:lang w:val="de-DE"/>
            </w:rPr>
          </w:rPrChange>
        </w:rPr>
        <w:t>Introduction to Graph Theory</w:t>
      </w:r>
      <w:r w:rsidRPr="0056034C">
        <w:rPr>
          <w:rPrChange w:id="81" w:author="Gustavo Araújo" w:date="2024-09-15T13:28:00Z" w16du:dateUtc="2024-09-15T16:28:00Z">
            <w:rPr>
              <w:lang w:val="de-DE"/>
            </w:rPr>
          </w:rPrChange>
        </w:rPr>
        <w:t xml:space="preserve">. 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>
        <w:t>.</w:t>
      </w:r>
    </w:p>
    <w:p w14:paraId="4064938A" w14:textId="77777777" w:rsidR="00AC0578" w:rsidRDefault="00AC0578" w:rsidP="00AC0578">
      <w:pPr>
        <w:ind w:left="360"/>
        <w:rPr>
          <w:b/>
        </w:rPr>
      </w:pPr>
    </w:p>
    <w:p w14:paraId="6D7CD9C4" w14:textId="77777777" w:rsidR="00AC0578" w:rsidRDefault="00AC0578" w:rsidP="00AC0578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69BB1CBA" w14:textId="77777777" w:rsidR="00AC0578" w:rsidRDefault="00AC0578" w:rsidP="00AC0578">
      <w:pPr>
        <w:spacing w:line="360" w:lineRule="auto"/>
      </w:pPr>
    </w:p>
    <w:p w14:paraId="4A49F465" w14:textId="77777777" w:rsidR="00AC0578" w:rsidRPr="00FB0F64" w:rsidRDefault="00AC0578" w:rsidP="00AC0578">
      <w:pPr>
        <w:spacing w:after="40" w:line="360" w:lineRule="auto"/>
      </w:pPr>
      <w:r>
        <w:t xml:space="preserve">Apêndice A – Imagem 1. Modelo de dados proposto - </w:t>
      </w:r>
      <w:r w:rsidRPr="00A83DD9">
        <w:t xml:space="preserve">Data </w:t>
      </w:r>
      <w:proofErr w:type="spellStart"/>
      <w:r w:rsidRPr="00A83DD9">
        <w:t>Wrangling</w:t>
      </w:r>
      <w:proofErr w:type="spellEnd"/>
    </w:p>
    <w:p w14:paraId="1231A4F4" w14:textId="77777777" w:rsidR="00AC0578" w:rsidRPr="00397B56" w:rsidRDefault="00AC0578" w:rsidP="00AC0578">
      <w:pPr>
        <w:spacing w:line="360" w:lineRule="auto"/>
        <w:jc w:val="left"/>
      </w:pPr>
      <w:r>
        <w:rPr>
          <w:noProof/>
        </w:rPr>
        <w:drawing>
          <wp:inline distT="0" distB="0" distL="0" distR="0" wp14:anchorId="01292B08" wp14:editId="23647008">
            <wp:extent cx="4888942" cy="2179811"/>
            <wp:effectExtent l="0" t="0" r="6985" b="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489" cy="218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7A99" w14:textId="77777777" w:rsidR="00AC0578" w:rsidRDefault="00AC0578" w:rsidP="00AC0578">
      <w:pPr>
        <w:spacing w:after="40" w:line="360" w:lineRule="auto"/>
      </w:pPr>
      <w:r>
        <w:t xml:space="preserve">Legenda: </w:t>
      </w:r>
      <w:r w:rsidRPr="00397B56">
        <w:t>Modelagem</w:t>
      </w:r>
      <w:r w:rsidRPr="00FB0F64">
        <w:t xml:space="preserve"> espelho bases RFB e resultado projeto</w:t>
      </w:r>
      <w:r>
        <w:t xml:space="preserve">. </w:t>
      </w:r>
    </w:p>
    <w:p w14:paraId="407BF7B4" w14:textId="77777777" w:rsidR="00AC0578" w:rsidRPr="00397B56" w:rsidRDefault="00AC0578" w:rsidP="00AC0578">
      <w:pPr>
        <w:spacing w:after="40" w:line="360" w:lineRule="auto"/>
      </w:pPr>
      <w:r w:rsidRPr="00397B56">
        <w:t>Fonte: Resultados originais da pesquisa</w:t>
      </w:r>
    </w:p>
    <w:p w14:paraId="1A026735" w14:textId="77777777" w:rsidR="00AC0578" w:rsidRDefault="00AC0578" w:rsidP="00AC0578">
      <w:pPr>
        <w:spacing w:line="360" w:lineRule="auto"/>
        <w:jc w:val="center"/>
        <w:rPr>
          <w:b/>
        </w:rPr>
      </w:pPr>
    </w:p>
    <w:p w14:paraId="05F2830D" w14:textId="77777777" w:rsidR="00AC0578" w:rsidRDefault="00AC0578" w:rsidP="00AC0578">
      <w:pPr>
        <w:spacing w:after="40" w:line="360" w:lineRule="auto"/>
        <w:ind w:firstLine="567"/>
        <w:jc w:val="left"/>
      </w:pPr>
    </w:p>
    <w:p w14:paraId="0E13CBBF" w14:textId="77777777" w:rsidR="00AC0578" w:rsidRDefault="00AC0578" w:rsidP="00AC0578">
      <w:pPr>
        <w:spacing w:after="40" w:line="360" w:lineRule="auto"/>
        <w:ind w:firstLine="567"/>
        <w:jc w:val="left"/>
      </w:pPr>
    </w:p>
    <w:p w14:paraId="3D1EE1EE" w14:textId="77777777" w:rsidR="00AC0578" w:rsidRDefault="00AC0578" w:rsidP="00AC0578">
      <w:pPr>
        <w:spacing w:after="40" w:line="360" w:lineRule="auto"/>
        <w:ind w:firstLine="567"/>
        <w:jc w:val="left"/>
      </w:pPr>
    </w:p>
    <w:p w14:paraId="5502B74B" w14:textId="77777777" w:rsidR="00AC0578" w:rsidRDefault="00AC0578" w:rsidP="00AC0578">
      <w:pPr>
        <w:spacing w:after="40" w:line="360" w:lineRule="auto"/>
        <w:ind w:firstLine="567"/>
        <w:jc w:val="left"/>
      </w:pPr>
    </w:p>
    <w:p w14:paraId="693E1A38" w14:textId="64CE2F8A" w:rsidR="00AC0578" w:rsidRPr="00A83DD9" w:rsidRDefault="00AC0578" w:rsidP="00AC0578">
      <w:pPr>
        <w:spacing w:after="40" w:line="360" w:lineRule="auto"/>
        <w:jc w:val="left"/>
        <w:rPr>
          <w:b/>
          <w:bCs/>
          <w:iCs/>
        </w:rPr>
      </w:pPr>
      <w:r>
        <w:lastRenderedPageBreak/>
        <w:t xml:space="preserve">Apêndice A – Imagem 2 – </w:t>
      </w:r>
      <w:r w:rsidRPr="00A83DD9">
        <w:t xml:space="preserve">Data </w:t>
      </w:r>
      <w:proofErr w:type="spellStart"/>
      <w:r w:rsidRPr="00A83DD9">
        <w:t>Wrangling</w:t>
      </w:r>
      <w:proofErr w:type="spellEnd"/>
      <w:r w:rsidRPr="00A83DD9">
        <w:t xml:space="preserve"> </w:t>
      </w:r>
      <w:r>
        <w:t xml:space="preserve">– Plataforma Google </w:t>
      </w:r>
      <w:proofErr w:type="spellStart"/>
      <w:r>
        <w:t>Bigquery</w:t>
      </w:r>
      <w:proofErr w:type="spellEnd"/>
      <w:r>
        <w:t xml:space="preserve"> </w:t>
      </w:r>
    </w:p>
    <w:p w14:paraId="7B32DE63" w14:textId="77777777" w:rsidR="00AC0578" w:rsidRDefault="00AC0578" w:rsidP="00AC0578">
      <w:pPr>
        <w:spacing w:after="40" w:line="360" w:lineRule="auto"/>
        <w:jc w:val="left"/>
        <w:rPr>
          <w:iCs/>
        </w:rPr>
      </w:pPr>
      <w:r>
        <w:rPr>
          <w:noProof/>
        </w:rPr>
        <w:drawing>
          <wp:inline distT="0" distB="0" distL="0" distR="0" wp14:anchorId="5F2A9722" wp14:editId="7FF4C97A">
            <wp:extent cx="4773604" cy="2585746"/>
            <wp:effectExtent l="0" t="0" r="8255" b="5080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553" cy="25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06A6" w14:textId="77777777" w:rsidR="00AC0578" w:rsidRDefault="00AC0578" w:rsidP="00AC0578">
      <w:pPr>
        <w:spacing w:after="40" w:line="360" w:lineRule="auto"/>
        <w:jc w:val="left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</w:p>
    <w:p w14:paraId="701441E3" w14:textId="77777777" w:rsidR="00AC0578" w:rsidRDefault="00AC0578" w:rsidP="00AC0578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7C815B1" w14:textId="24DA91B3" w:rsidR="009521C5" w:rsidRPr="00FB0F64" w:rsidRDefault="009521C5" w:rsidP="00AC0578">
      <w:pPr>
        <w:spacing w:after="40" w:line="360" w:lineRule="auto"/>
        <w:jc w:val="left"/>
      </w:pPr>
    </w:p>
    <w:sectPr w:rsidR="009521C5" w:rsidRPr="00FB0F64" w:rsidSect="00EE21D2">
      <w:headerReference w:type="default" r:id="rId27"/>
      <w:footerReference w:type="default" r:id="rId28"/>
      <w:footerReference w:type="first" r:id="rId29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3" w:author="DIEGO DE OLIVEIRA DA CUNHA" w:date="2024-06-26T16:05:00Z" w:initials="DD">
    <w:p w14:paraId="38732B0D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O resumo deixamos para o final.</w:t>
      </w:r>
    </w:p>
  </w:comment>
  <w:comment w:id="15" w:author="DIEGO DE OLIVEIRA DA CUNHA" w:date="2024-06-26T16:06:00Z" w:initials="DD">
    <w:p w14:paraId="5C9095BC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Quem afirmou isso?</w:t>
      </w:r>
    </w:p>
  </w:comment>
  <w:comment w:id="16" w:author="Gustavo Araújo" w:date="2024-09-15T11:56:00Z" w:initials="GA">
    <w:p w14:paraId="75863022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Ajustado com a referência</w:t>
      </w:r>
    </w:p>
  </w:comment>
  <w:comment w:id="17" w:author="DIEGO DE OLIVEIRA DA CUNHA" w:date="2024-06-26T16:06:00Z" w:initials="DD">
    <w:p w14:paraId="7839DAF2" w14:textId="77777777" w:rsidR="005949EF" w:rsidRDefault="005949EF" w:rsidP="005949EF">
      <w:pPr>
        <w:pStyle w:val="Textodecomentrio"/>
        <w:jc w:val="left"/>
      </w:pPr>
      <w:r>
        <w:rPr>
          <w:rStyle w:val="Refdecomentrio"/>
        </w:rPr>
        <w:annotationRef/>
      </w:r>
      <w:r>
        <w:t>Não tem referências mais recentes?</w:t>
      </w:r>
    </w:p>
  </w:comment>
  <w:comment w:id="18" w:author="Gustavo Araújo" w:date="2024-09-15T11:57:00Z" w:initials="GA">
    <w:p w14:paraId="6F603D25" w14:textId="77777777" w:rsidR="005949EF" w:rsidRDefault="005949EF" w:rsidP="005949EF">
      <w:pPr>
        <w:pStyle w:val="Textodecomentrio"/>
        <w:jc w:val="left"/>
      </w:pPr>
      <w:r>
        <w:rPr>
          <w:rStyle w:val="Refdecomentrio"/>
        </w:rPr>
        <w:annotationRef/>
      </w:r>
      <w:r>
        <w:t>Nova referencia que faz menção ao conteúdo e é mais atual</w:t>
      </w:r>
    </w:p>
  </w:comment>
  <w:comment w:id="19" w:author="DIEGO DE OLIVEIRA DA CUNHA" w:date="2024-06-26T16:10:00Z" w:initials="DD">
    <w:p w14:paraId="37C62788" w14:textId="75ED13E6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Mas antes, qual seu objetivo geral?</w:t>
      </w:r>
    </w:p>
  </w:comment>
  <w:comment w:id="20" w:author="Gustavo Araújo" w:date="2024-09-15T12:10:00Z" w:initials="GA">
    <w:p w14:paraId="0A1CCD02" w14:textId="77777777" w:rsidR="002274F5" w:rsidRDefault="002274F5" w:rsidP="002274F5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 Ajustei o parágrafo abaixo, com a ideia do projeto. Por avalie se ficou claro, se não me ajude a ajustar esse ponto?</w:t>
      </w:r>
    </w:p>
  </w:comment>
  <w:comment w:id="28" w:author="DIEGO DE OLIVEIRA DA CUNHA" w:date="2024-06-26T16:09:00Z" w:initials="DD">
    <w:p w14:paraId="4000FBB9" w14:textId="73EE9DE2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Tem misturando formatação nova com a antiga</w:t>
      </w:r>
    </w:p>
  </w:comment>
  <w:comment w:id="29" w:author="Gustavo Araújo" w:date="2024-09-15T12:16:00Z" w:initials="GA">
    <w:p w14:paraId="421BE4A2" w14:textId="77777777" w:rsidR="003E30A0" w:rsidRDefault="003E30A0" w:rsidP="003E30A0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Ajustei as referencias nesse ponto. Havia incluído uma referencia ao meu proprio trabalho e achie q não fazia sentido. </w:t>
      </w:r>
    </w:p>
  </w:comment>
  <w:comment w:id="30" w:author="DIEGO DE OLIVEIRA DA CUNHA" w:date="2024-06-26T16:07:00Z" w:initials="DD">
    <w:p w14:paraId="15386745" w14:textId="51C8A83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Algum autor corrobora com essa afirmação?</w:t>
      </w:r>
    </w:p>
  </w:comment>
  <w:comment w:id="31" w:author="Gustavo Araújo" w:date="2024-09-15T12:26:00Z" w:initials="GA">
    <w:p w14:paraId="4B791EB7" w14:textId="77777777" w:rsidR="008105AF" w:rsidRDefault="008105AF" w:rsidP="008105AF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Aqui ajustei para tentar deixar claro q essa é uma ideia nova de identificação de grupos economicos. </w:t>
      </w:r>
      <w:r>
        <w:br/>
        <w:t xml:space="preserve">Não consigo fazer referente a outros projetos. </w:t>
      </w:r>
    </w:p>
  </w:comment>
  <w:comment w:id="33" w:author="DIEGO DE OLIVEIRA DA CUNHA" w:date="2024-06-26T16:08:00Z" w:initials="DD">
    <w:p w14:paraId="52D5E07A" w14:textId="6D3DFCF3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Precisa rever, pois estão fora de formatação.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8732B0D" w15:done="0"/>
  <w15:commentEx w15:paraId="5C9095BC" w15:done="0"/>
  <w15:commentEx w15:paraId="75863022" w15:paraIdParent="5C9095BC" w15:done="0"/>
  <w15:commentEx w15:paraId="7839DAF2" w15:done="0"/>
  <w15:commentEx w15:paraId="6F603D25" w15:paraIdParent="7839DAF2" w15:done="0"/>
  <w15:commentEx w15:paraId="37C62788" w15:done="0"/>
  <w15:commentEx w15:paraId="0A1CCD02" w15:paraIdParent="37C62788" w15:done="0"/>
  <w15:commentEx w15:paraId="4000FBB9" w15:done="0"/>
  <w15:commentEx w15:paraId="421BE4A2" w15:paraIdParent="4000FBB9" w15:done="0"/>
  <w15:commentEx w15:paraId="15386745" w15:done="0"/>
  <w15:commentEx w15:paraId="4B791EB7" w15:paraIdParent="15386745" w15:done="0"/>
  <w15:commentEx w15:paraId="52D5E0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ADF0FA" w16cex:dateUtc="2024-06-26T19:05:00Z"/>
  <w16cex:commentExtensible w16cex:durableId="108D5775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5:58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CA4122E" w16cex:dateUtc="2024-09-15T14:56:00Z"/>
  <w16cex:commentExtensible w16cex:durableId="3D9FE530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6:4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2E6DA37" w16cex:dateUtc="2024-09-15T14:57:00Z"/>
  <w16cex:commentExtensible w16cex:durableId="2A0DE43D" w16cex:dateUtc="2024-06-26T19:10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0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0FAF620" w16cex:dateUtc="2024-09-15T15:10:00Z"/>
  <w16cex:commentExtensible w16cex:durableId="228F34C8" w16cex:dateUtc="2024-06-26T19:09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0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C0F6BE1" w16cex:dateUtc="2024-09-15T15:16:00Z"/>
  <w16cex:commentExtensible w16cex:durableId="7197332E" w16cex:dateUtc="2024-06-26T19:07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3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7B0C9CF4" w16cex:dateUtc="2024-09-15T15:26:00Z"/>
  <w16cex:commentExtensible w16cex:durableId="26511021" w16cex:dateUtc="2024-06-26T1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8732B0D" w16cid:durableId="0BADF0FA"/>
  <w16cid:commentId w16cid:paraId="5C9095BC" w16cid:durableId="108D5775"/>
  <w16cid:commentId w16cid:paraId="75863022" w16cid:durableId="6CA4122E"/>
  <w16cid:commentId w16cid:paraId="7839DAF2" w16cid:durableId="3D9FE530"/>
  <w16cid:commentId w16cid:paraId="6F603D25" w16cid:durableId="12E6DA37"/>
  <w16cid:commentId w16cid:paraId="37C62788" w16cid:durableId="2A0DE43D"/>
  <w16cid:commentId w16cid:paraId="0A1CCD02" w16cid:durableId="60FAF620"/>
  <w16cid:commentId w16cid:paraId="4000FBB9" w16cid:durableId="228F34C8"/>
  <w16cid:commentId w16cid:paraId="421BE4A2" w16cid:durableId="1C0F6BE1"/>
  <w16cid:commentId w16cid:paraId="15386745" w16cid:durableId="7197332E"/>
  <w16cid:commentId w16cid:paraId="4B791EB7" w16cid:durableId="7B0C9CF4"/>
  <w16cid:commentId w16cid:paraId="52D5E07A" w16cid:durableId="265110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CF82AE" w14:textId="77777777" w:rsidR="00E70C6B" w:rsidRDefault="00E70C6B" w:rsidP="005F5FEB">
      <w:pPr>
        <w:spacing w:line="240" w:lineRule="auto"/>
      </w:pPr>
      <w:r>
        <w:separator/>
      </w:r>
    </w:p>
  </w:endnote>
  <w:endnote w:type="continuationSeparator" w:id="0">
    <w:p w14:paraId="2C5BB779" w14:textId="77777777" w:rsidR="00E70C6B" w:rsidRDefault="00E70C6B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C5A2D6" w14:textId="77777777" w:rsidR="00E70C6B" w:rsidRDefault="00E70C6B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6C320677" w14:textId="77777777" w:rsidR="00E70C6B" w:rsidRDefault="00E70C6B" w:rsidP="005F5FEB">
      <w:pPr>
        <w:spacing w:line="240" w:lineRule="auto"/>
      </w:pPr>
      <w:r>
        <w:continuationSeparator/>
      </w:r>
    </w:p>
  </w:footnote>
  <w:footnote w:id="1">
    <w:p w14:paraId="7EB6958A" w14:textId="1128E17C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9490B">
        <w:t xml:space="preserve">DataFrame: Estrutura de dados bidimensional utilizada principalmente em bibliotecas como o </w:t>
      </w:r>
      <w:r w:rsidR="00B43B7D">
        <w:t>‘</w:t>
      </w:r>
      <w:r w:rsidRPr="00B9490B">
        <w:t>pandas</w:t>
      </w:r>
      <w:r w:rsidR="00B43B7D">
        <w:t>’</w:t>
      </w:r>
      <w:r w:rsidRPr="00B9490B">
        <w:t xml:space="preserve"> no Python, que permite a manipulação de dados tabulares de forma eficiente. Um DataFrame é comparável a uma tabela em uma base de dados ou a uma planilha, onde os dados são organizados em linhas e colunas, podendo conter diferentes tipos de dados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1" w:name="_Hlk33885723"/>
    <w:bookmarkStart w:id="2" w:name="_Hlk33885724"/>
    <w:bookmarkStart w:id="3" w:name="_Hlk33895896"/>
    <w:bookmarkStart w:id="4" w:name="_Hlk33895897"/>
    <w:bookmarkStart w:id="5" w:name="_Hlk33895939"/>
    <w:bookmarkStart w:id="6" w:name="_Hlk33895940"/>
    <w:bookmarkStart w:id="7" w:name="_Hlk33948838"/>
    <w:bookmarkStart w:id="8" w:name="_Hlk33948839"/>
    <w:bookmarkStart w:id="9" w:name="_Hlk33953468"/>
    <w:bookmarkStart w:id="10" w:name="_Hlk33953469"/>
    <w:bookmarkStart w:id="11" w:name="_Hlk33974381"/>
    <w:bookmarkStart w:id="12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82" w:name="_Hlk33913842"/>
    <w:bookmarkStart w:id="83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82"/>
  <w:bookmarkEnd w:id="83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IEGO DE OLIVEIRA DA CUNHA">
    <w15:presenceInfo w15:providerId="AD" w15:userId="S::12970567792@cefet-rj.br::3b6bd942-087d-47a1-a8bb-9345f24a9600"/>
  </w15:person>
  <w15:person w15:author="Gustavo Araújo">
    <w15:presenceInfo w15:providerId="Windows Live" w15:userId="d0f5d79e9117f5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trackRevisions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516E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504A4"/>
    <w:rsid w:val="0006184C"/>
    <w:rsid w:val="00062BE1"/>
    <w:rsid w:val="0006582A"/>
    <w:rsid w:val="00080BC8"/>
    <w:rsid w:val="000847C4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4260C"/>
    <w:rsid w:val="00145C9C"/>
    <w:rsid w:val="001473F8"/>
    <w:rsid w:val="00155FEB"/>
    <w:rsid w:val="001650D8"/>
    <w:rsid w:val="00173435"/>
    <w:rsid w:val="0017695E"/>
    <w:rsid w:val="0018079B"/>
    <w:rsid w:val="00181482"/>
    <w:rsid w:val="00183241"/>
    <w:rsid w:val="00183B05"/>
    <w:rsid w:val="00193278"/>
    <w:rsid w:val="00196DB1"/>
    <w:rsid w:val="001A2B26"/>
    <w:rsid w:val="001A3AE9"/>
    <w:rsid w:val="001B29CD"/>
    <w:rsid w:val="001B7001"/>
    <w:rsid w:val="001B7C5F"/>
    <w:rsid w:val="001C2EFB"/>
    <w:rsid w:val="001D247D"/>
    <w:rsid w:val="001E108A"/>
    <w:rsid w:val="001E6121"/>
    <w:rsid w:val="001E6B8D"/>
    <w:rsid w:val="001F0A4F"/>
    <w:rsid w:val="001F5096"/>
    <w:rsid w:val="001F677B"/>
    <w:rsid w:val="002013ED"/>
    <w:rsid w:val="002138F6"/>
    <w:rsid w:val="00214A52"/>
    <w:rsid w:val="00221EC9"/>
    <w:rsid w:val="00222FB8"/>
    <w:rsid w:val="00225427"/>
    <w:rsid w:val="002274F5"/>
    <w:rsid w:val="00244916"/>
    <w:rsid w:val="00246075"/>
    <w:rsid w:val="00247798"/>
    <w:rsid w:val="00250606"/>
    <w:rsid w:val="0025090A"/>
    <w:rsid w:val="00251A23"/>
    <w:rsid w:val="0026130F"/>
    <w:rsid w:val="00262449"/>
    <w:rsid w:val="0026400A"/>
    <w:rsid w:val="00266914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D0A4C"/>
    <w:rsid w:val="002D11DA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302BCD"/>
    <w:rsid w:val="00311C33"/>
    <w:rsid w:val="0031459B"/>
    <w:rsid w:val="00320435"/>
    <w:rsid w:val="00320448"/>
    <w:rsid w:val="00323A4C"/>
    <w:rsid w:val="00325B43"/>
    <w:rsid w:val="00331161"/>
    <w:rsid w:val="0033468D"/>
    <w:rsid w:val="00337DC2"/>
    <w:rsid w:val="00343E39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74730"/>
    <w:rsid w:val="00380E73"/>
    <w:rsid w:val="0038279B"/>
    <w:rsid w:val="00382BEB"/>
    <w:rsid w:val="00383658"/>
    <w:rsid w:val="00397B56"/>
    <w:rsid w:val="003A2BF8"/>
    <w:rsid w:val="003A50AD"/>
    <w:rsid w:val="003B3E2D"/>
    <w:rsid w:val="003B425C"/>
    <w:rsid w:val="003C0770"/>
    <w:rsid w:val="003C0DDD"/>
    <w:rsid w:val="003C1B38"/>
    <w:rsid w:val="003C65F6"/>
    <w:rsid w:val="003C7E8D"/>
    <w:rsid w:val="003E150B"/>
    <w:rsid w:val="003E2B47"/>
    <w:rsid w:val="003E30A0"/>
    <w:rsid w:val="003E36CE"/>
    <w:rsid w:val="003E64D0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064E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6034C"/>
    <w:rsid w:val="00580198"/>
    <w:rsid w:val="00584676"/>
    <w:rsid w:val="0058770B"/>
    <w:rsid w:val="005905F2"/>
    <w:rsid w:val="00593069"/>
    <w:rsid w:val="005949EF"/>
    <w:rsid w:val="00594DC8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A0317"/>
    <w:rsid w:val="006B3841"/>
    <w:rsid w:val="006B4497"/>
    <w:rsid w:val="006B4591"/>
    <w:rsid w:val="006B7597"/>
    <w:rsid w:val="006C2C8C"/>
    <w:rsid w:val="006C4CD3"/>
    <w:rsid w:val="006C5BAF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3D29"/>
    <w:rsid w:val="007272C9"/>
    <w:rsid w:val="00731468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A2A3C"/>
    <w:rsid w:val="007A658E"/>
    <w:rsid w:val="007B0806"/>
    <w:rsid w:val="007B7DA1"/>
    <w:rsid w:val="007C1988"/>
    <w:rsid w:val="007E290A"/>
    <w:rsid w:val="007F4591"/>
    <w:rsid w:val="007F54A6"/>
    <w:rsid w:val="007F57A4"/>
    <w:rsid w:val="00800FF0"/>
    <w:rsid w:val="008105AF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521C5"/>
    <w:rsid w:val="009629EB"/>
    <w:rsid w:val="00964DE5"/>
    <w:rsid w:val="00973982"/>
    <w:rsid w:val="009751EB"/>
    <w:rsid w:val="00981503"/>
    <w:rsid w:val="009924AC"/>
    <w:rsid w:val="00992731"/>
    <w:rsid w:val="00992A07"/>
    <w:rsid w:val="009934FC"/>
    <w:rsid w:val="009A06AA"/>
    <w:rsid w:val="009B64A7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43E9"/>
    <w:rsid w:val="00A16B84"/>
    <w:rsid w:val="00A21742"/>
    <w:rsid w:val="00A258DC"/>
    <w:rsid w:val="00A260C6"/>
    <w:rsid w:val="00A3138A"/>
    <w:rsid w:val="00A36E07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65683"/>
    <w:rsid w:val="00A67C44"/>
    <w:rsid w:val="00A74221"/>
    <w:rsid w:val="00A74EC3"/>
    <w:rsid w:val="00A7611A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0578"/>
    <w:rsid w:val="00AC5332"/>
    <w:rsid w:val="00AC69CA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7CC1"/>
    <w:rsid w:val="00B73815"/>
    <w:rsid w:val="00B73DB7"/>
    <w:rsid w:val="00B754B6"/>
    <w:rsid w:val="00B75E60"/>
    <w:rsid w:val="00B8223B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2701"/>
    <w:rsid w:val="00BD34AF"/>
    <w:rsid w:val="00BD553F"/>
    <w:rsid w:val="00BD7975"/>
    <w:rsid w:val="00BE33CB"/>
    <w:rsid w:val="00BE69F5"/>
    <w:rsid w:val="00BF2D23"/>
    <w:rsid w:val="00BF2F82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46489"/>
    <w:rsid w:val="00C55413"/>
    <w:rsid w:val="00C55528"/>
    <w:rsid w:val="00C56AA8"/>
    <w:rsid w:val="00C6199B"/>
    <w:rsid w:val="00C64E7D"/>
    <w:rsid w:val="00C651A5"/>
    <w:rsid w:val="00C7177A"/>
    <w:rsid w:val="00C71EB1"/>
    <w:rsid w:val="00C723C2"/>
    <w:rsid w:val="00C73EAF"/>
    <w:rsid w:val="00C77BD3"/>
    <w:rsid w:val="00C823EE"/>
    <w:rsid w:val="00C8729A"/>
    <w:rsid w:val="00C87924"/>
    <w:rsid w:val="00C94381"/>
    <w:rsid w:val="00CA3CF8"/>
    <w:rsid w:val="00CA75CC"/>
    <w:rsid w:val="00CA75F3"/>
    <w:rsid w:val="00CB3A48"/>
    <w:rsid w:val="00CB41BF"/>
    <w:rsid w:val="00CB4C42"/>
    <w:rsid w:val="00CB5069"/>
    <w:rsid w:val="00CC0E3E"/>
    <w:rsid w:val="00CC2AF5"/>
    <w:rsid w:val="00CC3190"/>
    <w:rsid w:val="00CC3CB5"/>
    <w:rsid w:val="00CC6166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4612"/>
    <w:rsid w:val="00D35847"/>
    <w:rsid w:val="00D36105"/>
    <w:rsid w:val="00D430F6"/>
    <w:rsid w:val="00D475D2"/>
    <w:rsid w:val="00D50856"/>
    <w:rsid w:val="00D52F94"/>
    <w:rsid w:val="00D65298"/>
    <w:rsid w:val="00D706A2"/>
    <w:rsid w:val="00D757B2"/>
    <w:rsid w:val="00D85677"/>
    <w:rsid w:val="00D91E0D"/>
    <w:rsid w:val="00D92CD6"/>
    <w:rsid w:val="00DA28FD"/>
    <w:rsid w:val="00DB07AF"/>
    <w:rsid w:val="00DB1D8D"/>
    <w:rsid w:val="00DB5464"/>
    <w:rsid w:val="00DC18DC"/>
    <w:rsid w:val="00DC1FA9"/>
    <w:rsid w:val="00DD0D55"/>
    <w:rsid w:val="00DD423D"/>
    <w:rsid w:val="00DD6CA9"/>
    <w:rsid w:val="00DE4D59"/>
    <w:rsid w:val="00DF0D6E"/>
    <w:rsid w:val="00E0030F"/>
    <w:rsid w:val="00E0114C"/>
    <w:rsid w:val="00E05E3E"/>
    <w:rsid w:val="00E12124"/>
    <w:rsid w:val="00E127A2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0C6B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77AE"/>
    <w:rsid w:val="00EE21D2"/>
    <w:rsid w:val="00EE2621"/>
    <w:rsid w:val="00EE487E"/>
    <w:rsid w:val="00EE556B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624CF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8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D270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D27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D270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27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2701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1932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omum.rcaap.pt/browse?type=author&amp;value=Jass%C3%A9%2C+Pedro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"/>
</file>

<file path=customXml/itemProps1.xml><?xml version="1.0" encoding="utf-8"?>
<ds:datastoreItem xmlns:ds="http://schemas.openxmlformats.org/officeDocument/2006/customXml" ds:itemID="{BE409E3A-800A-4566-8064-1F2CD5D0E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3036</Words>
  <Characters>16395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8</cp:revision>
  <cp:lastPrinted>2024-09-15T16:14:00Z</cp:lastPrinted>
  <dcterms:created xsi:type="dcterms:W3CDTF">2024-09-15T16:13:00Z</dcterms:created>
  <dcterms:modified xsi:type="dcterms:W3CDTF">2024-09-15T16:45:00Z</dcterms:modified>
</cp:coreProperties>
</file>