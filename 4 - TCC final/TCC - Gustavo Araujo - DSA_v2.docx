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9F61CC" w14:textId="77777777" w:rsidR="00337DC2" w:rsidRPr="00337DC2" w:rsidRDefault="00337DC2" w:rsidP="003E2B47">
      <w:pPr>
        <w:rPr>
          <w:b/>
        </w:rPr>
      </w:pPr>
      <w:r w:rsidRPr="00337DC2">
        <w:rPr>
          <w:b/>
        </w:rPr>
        <w:t>Desafios na identificação automática de grupos econômicos para aprimorar a gestão de riscos e controle de crédito.</w:t>
      </w:r>
    </w:p>
    <w:p w14:paraId="450CB8AD" w14:textId="77777777" w:rsidR="001E108A" w:rsidRDefault="001E108A" w:rsidP="003F1EED">
      <w:pPr>
        <w:spacing w:line="240" w:lineRule="auto"/>
      </w:pPr>
    </w:p>
    <w:p w14:paraId="450CB8AE" w14:textId="0E995B49" w:rsidR="001E108A" w:rsidRPr="006F0623" w:rsidRDefault="00337DC2" w:rsidP="00CE617C">
      <w:pPr>
        <w:spacing w:line="240" w:lineRule="auto"/>
        <w:jc w:val="center"/>
        <w:rPr>
          <w:b/>
          <w:color w:val="FF0000"/>
          <w:sz w:val="18"/>
        </w:rPr>
      </w:pPr>
      <w:r>
        <w:t>Gustavo de Paula Aguiar Araújo</w:t>
      </w:r>
      <w:r w:rsidR="00902187" w:rsidRPr="00902187">
        <w:t xml:space="preserve"> </w:t>
      </w:r>
      <w:r w:rsidR="00902187">
        <w:t>¹*</w:t>
      </w:r>
      <w:r w:rsidR="00EF1F11" w:rsidRPr="006F0623">
        <w:t>;</w:t>
      </w:r>
      <w:r w:rsidR="00C64E7D" w:rsidRPr="006F0623">
        <w:rPr>
          <w:vertAlign w:val="superscript"/>
        </w:rPr>
        <w:t xml:space="preserve"> </w:t>
      </w:r>
      <w:r w:rsidRPr="00C323C9">
        <w:rPr>
          <w:rStyle w:val="normaltextrun"/>
          <w:bdr w:val="none" w:sz="0" w:space="0" w:color="auto" w:frame="1"/>
        </w:rPr>
        <w:t xml:space="preserve">Diego </w:t>
      </w:r>
      <w:r>
        <w:rPr>
          <w:rStyle w:val="normaltextrun"/>
          <w:bdr w:val="none" w:sz="0" w:space="0" w:color="auto" w:frame="1"/>
        </w:rPr>
        <w:t>d</w:t>
      </w:r>
      <w:r w:rsidRPr="00C323C9">
        <w:rPr>
          <w:rStyle w:val="normaltextrun"/>
          <w:bdr w:val="none" w:sz="0" w:space="0" w:color="auto" w:frame="1"/>
        </w:rPr>
        <w:t>e Oliveira Da Cunha</w:t>
      </w:r>
    </w:p>
    <w:p w14:paraId="450CB8AF" w14:textId="712C97CE" w:rsidR="00A7611A" w:rsidRPr="006F0623" w:rsidRDefault="00A7611A" w:rsidP="004E1ADB">
      <w:pPr>
        <w:tabs>
          <w:tab w:val="left" w:pos="6465"/>
        </w:tabs>
        <w:spacing w:line="240" w:lineRule="auto"/>
        <w:rPr>
          <w:b/>
          <w:sz w:val="18"/>
        </w:rPr>
      </w:pPr>
    </w:p>
    <w:p w14:paraId="450CB8B7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8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13F347E3" w14:textId="77777777" w:rsidR="00AE157D" w:rsidRDefault="00AE157D" w:rsidP="00AE157D">
      <w:pPr>
        <w:spacing w:line="240" w:lineRule="auto"/>
        <w:rPr>
          <w:sz w:val="18"/>
          <w:szCs w:val="18"/>
        </w:rPr>
      </w:pPr>
      <w:r>
        <w:rPr>
          <w:sz w:val="18"/>
          <w:szCs w:val="18"/>
          <w:vertAlign w:val="superscript"/>
        </w:rPr>
        <w:t>1</w:t>
      </w:r>
      <w:r>
        <w:t xml:space="preserve"> </w:t>
      </w:r>
      <w:r>
        <w:rPr>
          <w:sz w:val="18"/>
          <w:szCs w:val="18"/>
        </w:rPr>
        <w:t xml:space="preserve">Universidade de São Paulo - Bacharelado em Sistemas da informação. </w:t>
      </w:r>
      <w:r w:rsidRPr="00AE157D">
        <w:rPr>
          <w:sz w:val="18"/>
          <w:szCs w:val="18"/>
        </w:rPr>
        <w:t xml:space="preserve">Rua Arlindo </w:t>
      </w:r>
      <w:proofErr w:type="spellStart"/>
      <w:r w:rsidRPr="00AE157D">
        <w:rPr>
          <w:sz w:val="18"/>
          <w:szCs w:val="18"/>
        </w:rPr>
        <w:t>Béttio</w:t>
      </w:r>
      <w:proofErr w:type="spellEnd"/>
      <w:r w:rsidRPr="00AE157D">
        <w:rPr>
          <w:sz w:val="18"/>
          <w:szCs w:val="18"/>
        </w:rPr>
        <w:t>, 1000 - Ermelino Matarazzo, São Paulo - SP, 03828-000</w:t>
      </w:r>
    </w:p>
    <w:p w14:paraId="450CB8B9" w14:textId="0878D37A" w:rsidR="00D92CD6" w:rsidRPr="00E127A2" w:rsidRDefault="00AE157D" w:rsidP="00E127A2">
      <w:pPr>
        <w:spacing w:line="240" w:lineRule="auto"/>
      </w:pPr>
      <w:r>
        <w:rPr>
          <w:sz w:val="18"/>
          <w:szCs w:val="18"/>
        </w:rPr>
        <w:t xml:space="preserve">¹ </w:t>
      </w:r>
      <w:r w:rsidR="00C87924" w:rsidRPr="00C87924">
        <w:rPr>
          <w:sz w:val="18"/>
          <w:szCs w:val="18"/>
        </w:rPr>
        <w:t>Faculdade de Informática e Administração Paulista – MBA Engenharia de Software aplicado em SOA. Faculdade de Informática e Administração Paulista</w:t>
      </w:r>
      <w:r w:rsidR="00E127A2">
        <w:t>.</w:t>
      </w:r>
    </w:p>
    <w:p w14:paraId="450CB8BA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B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C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7044ED25" w14:textId="77777777" w:rsidR="00EA3CB2" w:rsidRDefault="00EA3CB2" w:rsidP="00D757B2">
      <w:pPr>
        <w:spacing w:line="360" w:lineRule="auto"/>
        <w:jc w:val="left"/>
        <w:rPr>
          <w:b/>
        </w:rPr>
      </w:pPr>
    </w:p>
    <w:p w14:paraId="450CB8BD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E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F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0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1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2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3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4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5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6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7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8" w14:textId="77777777" w:rsidR="00D92CD6" w:rsidRDefault="00D92CD6" w:rsidP="00F23EFD">
      <w:pPr>
        <w:spacing w:line="360" w:lineRule="auto"/>
        <w:jc w:val="center"/>
        <w:rPr>
          <w:b/>
        </w:rPr>
      </w:pPr>
    </w:p>
    <w:p w14:paraId="450CB8C9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A" w14:textId="77777777" w:rsidR="00D92CD6" w:rsidRDefault="00D92CD6">
      <w:pPr>
        <w:rPr>
          <w:b/>
        </w:rPr>
      </w:pPr>
    </w:p>
    <w:p w14:paraId="450CB8CB" w14:textId="77777777" w:rsidR="00D92CD6" w:rsidRDefault="00D92CD6">
      <w:pPr>
        <w:rPr>
          <w:b/>
        </w:rPr>
      </w:pPr>
    </w:p>
    <w:p w14:paraId="450CB8CC" w14:textId="77777777" w:rsidR="00D92CD6" w:rsidRDefault="00D92CD6">
      <w:pPr>
        <w:rPr>
          <w:b/>
        </w:rPr>
        <w:sectPr w:rsidR="00D92CD6" w:rsidSect="00EE21D2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14:paraId="63782937" w14:textId="77777777" w:rsidR="00AE157D" w:rsidRPr="00337DC2" w:rsidRDefault="00AE157D" w:rsidP="00AE157D">
      <w:pPr>
        <w:spacing w:line="240" w:lineRule="auto"/>
        <w:jc w:val="center"/>
        <w:rPr>
          <w:b/>
        </w:rPr>
      </w:pPr>
      <w:r w:rsidRPr="00337DC2">
        <w:rPr>
          <w:b/>
        </w:rPr>
        <w:lastRenderedPageBreak/>
        <w:t>Desafios na identificação automática de grupos econômicos para aprimorar a gestão de riscos e controle de crédito.</w:t>
      </w:r>
    </w:p>
    <w:p w14:paraId="0BC08613" w14:textId="2511D510" w:rsidR="00C71EB1" w:rsidRDefault="00C71EB1" w:rsidP="000A46BE">
      <w:pPr>
        <w:pStyle w:val="PargrafodaLista"/>
        <w:spacing w:line="360" w:lineRule="auto"/>
        <w:ind w:left="0"/>
        <w:jc w:val="left"/>
        <w:rPr>
          <w:b/>
        </w:rPr>
      </w:pPr>
    </w:p>
    <w:p w14:paraId="543E8AE5" w14:textId="77777777" w:rsidR="00A16B84" w:rsidRDefault="00C71EB1" w:rsidP="00C71EB1">
      <w:pPr>
        <w:pStyle w:val="PargrafodaLista"/>
        <w:spacing w:line="240" w:lineRule="auto"/>
        <w:ind w:left="0"/>
        <w:jc w:val="left"/>
        <w:rPr>
          <w:b/>
        </w:rPr>
      </w:pPr>
      <w:commentRangeStart w:id="13"/>
      <w:r>
        <w:rPr>
          <w:b/>
        </w:rPr>
        <w:t>Resumo</w:t>
      </w:r>
      <w:commentRangeEnd w:id="13"/>
      <w:r w:rsidR="00BD2701">
        <w:rPr>
          <w:rStyle w:val="Refdecomentrio"/>
        </w:rPr>
        <w:commentReference w:id="13"/>
      </w:r>
    </w:p>
    <w:p w14:paraId="0264B5F2" w14:textId="77777777" w:rsidR="00A16B84" w:rsidRDefault="00A16B84" w:rsidP="00A16B84">
      <w:pPr>
        <w:pStyle w:val="PargrafodaLista"/>
        <w:spacing w:line="240" w:lineRule="auto"/>
        <w:ind w:left="0" w:firstLine="708"/>
        <w:jc w:val="left"/>
        <w:rPr>
          <w:bCs/>
        </w:rPr>
      </w:pPr>
    </w:p>
    <w:p w14:paraId="55BAD553" w14:textId="77777777" w:rsidR="001473F8" w:rsidRDefault="001473F8" w:rsidP="00A16B84">
      <w:pPr>
        <w:pStyle w:val="PargrafodaLista"/>
        <w:spacing w:line="240" w:lineRule="auto"/>
        <w:ind w:left="0" w:firstLine="708"/>
        <w:jc w:val="left"/>
        <w:rPr>
          <w:bCs/>
        </w:rPr>
      </w:pPr>
    </w:p>
    <w:p w14:paraId="522E5F48" w14:textId="41C4BCF7" w:rsidR="00CB0973" w:rsidRDefault="00CB0973" w:rsidP="002F6E74">
      <w:pPr>
        <w:spacing w:after="40" w:line="360" w:lineRule="auto"/>
        <w:ind w:firstLine="567"/>
        <w:rPr>
          <w:bCs/>
        </w:rPr>
      </w:pPr>
      <w:r w:rsidRPr="00CB0973">
        <w:rPr>
          <w:bCs/>
        </w:rPr>
        <w:t xml:space="preserve">A gestão de risco de crédito </w:t>
      </w:r>
      <w:r>
        <w:rPr>
          <w:bCs/>
        </w:rPr>
        <w:t xml:space="preserve">sempre </w:t>
      </w:r>
      <w:r w:rsidRPr="003B3F0A">
        <w:rPr>
          <w:bCs/>
        </w:rPr>
        <w:t>foi</w:t>
      </w:r>
      <w:r w:rsidRPr="00CB0973">
        <w:rPr>
          <w:bCs/>
        </w:rPr>
        <w:t xml:space="preserve"> essencial para a estabilidade das instituições financeiras e para a economia como um todo. O trabalho </w:t>
      </w:r>
      <w:r w:rsidRPr="003B3F0A">
        <w:rPr>
          <w:bCs/>
        </w:rPr>
        <w:t>propôs</w:t>
      </w:r>
      <w:r w:rsidRPr="00CB0973">
        <w:rPr>
          <w:bCs/>
        </w:rPr>
        <w:t xml:space="preserve"> a criação de um algoritmo que </w:t>
      </w:r>
      <w:r w:rsidRPr="003B3F0A">
        <w:rPr>
          <w:bCs/>
        </w:rPr>
        <w:t>permitiu</w:t>
      </w:r>
      <w:r w:rsidRPr="00CB0973">
        <w:rPr>
          <w:bCs/>
        </w:rPr>
        <w:t xml:space="preserve"> identificar estruturas de Grupos Econômicos (</w:t>
      </w:r>
      <w:proofErr w:type="spellStart"/>
      <w:r w:rsidRPr="00CB0973">
        <w:rPr>
          <w:bCs/>
        </w:rPr>
        <w:t>GEs</w:t>
      </w:r>
      <w:proofErr w:type="spellEnd"/>
      <w:r w:rsidRPr="00CB0973">
        <w:rPr>
          <w:bCs/>
        </w:rPr>
        <w:t xml:space="preserve">) a partir de vínculo societário, com o objetivo de </w:t>
      </w:r>
      <w:r w:rsidRPr="003B3F0A">
        <w:rPr>
          <w:bCs/>
        </w:rPr>
        <w:t>melhorar</w:t>
      </w:r>
      <w:r w:rsidRPr="00CB0973">
        <w:rPr>
          <w:bCs/>
        </w:rPr>
        <w:t xml:space="preserve"> e </w:t>
      </w:r>
      <w:r w:rsidRPr="003B3F0A">
        <w:rPr>
          <w:bCs/>
        </w:rPr>
        <w:t>ampliar</w:t>
      </w:r>
      <w:r w:rsidRPr="00CB0973">
        <w:rPr>
          <w:bCs/>
        </w:rPr>
        <w:t xml:space="preserve"> a análise de risco de crédito nas instituições financeiras [</w:t>
      </w:r>
      <w:proofErr w:type="spellStart"/>
      <w:r w:rsidRPr="00CB0973">
        <w:rPr>
          <w:bCs/>
        </w:rPr>
        <w:t>IFs</w:t>
      </w:r>
      <w:proofErr w:type="spellEnd"/>
      <w:r w:rsidRPr="00CB0973">
        <w:rPr>
          <w:bCs/>
        </w:rPr>
        <w:t xml:space="preserve">], partindo de uma análise mais profunda dos envolvidos na gestão do crédito. Utilizando conceitos da teoria dos grafos, o algoritmo </w:t>
      </w:r>
      <w:r w:rsidRPr="003B3F0A">
        <w:rPr>
          <w:bCs/>
        </w:rPr>
        <w:t>mapeou</w:t>
      </w:r>
      <w:r w:rsidRPr="00CB0973">
        <w:rPr>
          <w:bCs/>
        </w:rPr>
        <w:t xml:space="preserve"> as relações entre empresas e sócios, e </w:t>
      </w:r>
      <w:r w:rsidRPr="003B3F0A">
        <w:rPr>
          <w:bCs/>
        </w:rPr>
        <w:t>disponibilizou</w:t>
      </w:r>
      <w:r w:rsidRPr="00CB0973">
        <w:rPr>
          <w:bCs/>
        </w:rPr>
        <w:t xml:space="preserve"> a visão das conexões que existiam entre as empresas e seus sócios. Os resultados </w:t>
      </w:r>
      <w:r w:rsidRPr="003B3F0A">
        <w:rPr>
          <w:bCs/>
        </w:rPr>
        <w:t>mostraram</w:t>
      </w:r>
      <w:r w:rsidRPr="00CB0973">
        <w:rPr>
          <w:bCs/>
        </w:rPr>
        <w:t xml:space="preserve"> que a abordagem </w:t>
      </w:r>
      <w:r w:rsidRPr="003B3F0A">
        <w:rPr>
          <w:bCs/>
        </w:rPr>
        <w:t>permitiu</w:t>
      </w:r>
      <w:r w:rsidRPr="00CB0973">
        <w:rPr>
          <w:bCs/>
        </w:rPr>
        <w:t xml:space="preserve"> uma avaliação mais precisa do risco de crédito, </w:t>
      </w:r>
      <w:r w:rsidRPr="003B3F0A">
        <w:rPr>
          <w:bCs/>
        </w:rPr>
        <w:t>facilitou</w:t>
      </w:r>
      <w:r w:rsidRPr="00CB0973">
        <w:rPr>
          <w:bCs/>
        </w:rPr>
        <w:t xml:space="preserve"> a gestão proativa das carteiras e </w:t>
      </w:r>
      <w:r w:rsidRPr="003B3F0A">
        <w:rPr>
          <w:bCs/>
        </w:rPr>
        <w:t>aprimorou</w:t>
      </w:r>
      <w:r w:rsidRPr="00CB0973">
        <w:rPr>
          <w:bCs/>
        </w:rPr>
        <w:t xml:space="preserve"> a capacidade das </w:t>
      </w:r>
      <w:proofErr w:type="spellStart"/>
      <w:r w:rsidRPr="00CB0973">
        <w:rPr>
          <w:bCs/>
        </w:rPr>
        <w:t>IFs</w:t>
      </w:r>
      <w:proofErr w:type="spellEnd"/>
      <w:r w:rsidRPr="00CB0973">
        <w:rPr>
          <w:bCs/>
        </w:rPr>
        <w:t xml:space="preserve"> </w:t>
      </w:r>
      <w:r w:rsidR="003B3F0A">
        <w:rPr>
          <w:bCs/>
        </w:rPr>
        <w:t>para</w:t>
      </w:r>
      <w:r w:rsidRPr="00CB0973">
        <w:rPr>
          <w:bCs/>
        </w:rPr>
        <w:t xml:space="preserve"> tomar </w:t>
      </w:r>
      <w:r w:rsidR="003B3F0A">
        <w:rPr>
          <w:bCs/>
        </w:rPr>
        <w:t xml:space="preserve">melhores </w:t>
      </w:r>
      <w:r w:rsidRPr="00CB0973">
        <w:rPr>
          <w:bCs/>
        </w:rPr>
        <w:t xml:space="preserve">decisões </w:t>
      </w:r>
      <w:r w:rsidR="003B3F0A">
        <w:rPr>
          <w:bCs/>
        </w:rPr>
        <w:t xml:space="preserve">ao conceder </w:t>
      </w:r>
      <w:r w:rsidRPr="00CB0973">
        <w:rPr>
          <w:bCs/>
        </w:rPr>
        <w:t>crédito.</w:t>
      </w:r>
    </w:p>
    <w:p w14:paraId="0F51C59A" w14:textId="77777777" w:rsidR="001473F8" w:rsidRDefault="001473F8" w:rsidP="00A16B84">
      <w:pPr>
        <w:pStyle w:val="PargrafodaLista"/>
        <w:spacing w:line="240" w:lineRule="auto"/>
        <w:ind w:left="0" w:firstLine="708"/>
        <w:jc w:val="left"/>
        <w:rPr>
          <w:b/>
        </w:rPr>
      </w:pPr>
    </w:p>
    <w:p w14:paraId="50910B45" w14:textId="11F4E0E4" w:rsidR="00C71EB1" w:rsidRDefault="00C71EB1" w:rsidP="005D6C92">
      <w:pPr>
        <w:pStyle w:val="PargrafodaLista"/>
        <w:spacing w:line="360" w:lineRule="auto"/>
        <w:ind w:left="0"/>
        <w:jc w:val="left"/>
      </w:pPr>
      <w:r>
        <w:rPr>
          <w:b/>
        </w:rPr>
        <w:t xml:space="preserve">Palavras-chave: </w:t>
      </w:r>
      <w:r w:rsidR="00B05D45">
        <w:rPr>
          <w:bCs/>
        </w:rPr>
        <w:t>carteira de crédito; vínculo entre empresas</w:t>
      </w:r>
      <w:r w:rsidR="00B05D45">
        <w:t>; grafos por relação de empresas;</w:t>
      </w:r>
    </w:p>
    <w:p w14:paraId="5FD65537" w14:textId="77777777" w:rsidR="00C71EB1" w:rsidRDefault="00C71EB1" w:rsidP="000A46BE">
      <w:pPr>
        <w:pStyle w:val="PargrafodaLista"/>
        <w:spacing w:line="360" w:lineRule="auto"/>
        <w:ind w:left="0"/>
        <w:jc w:val="left"/>
        <w:rPr>
          <w:b/>
        </w:rPr>
      </w:pPr>
      <w:bookmarkStart w:id="14" w:name="_Hlk136587932"/>
    </w:p>
    <w:bookmarkEnd w:id="14"/>
    <w:p w14:paraId="76CF266E" w14:textId="3BECF003" w:rsidR="000A46BE" w:rsidRDefault="000A46BE" w:rsidP="000A46BE">
      <w:pPr>
        <w:pStyle w:val="PargrafodaLista"/>
        <w:spacing w:line="360" w:lineRule="auto"/>
        <w:ind w:left="0"/>
        <w:jc w:val="left"/>
        <w:rPr>
          <w:b/>
        </w:rPr>
      </w:pPr>
      <w:r w:rsidRPr="009629EB">
        <w:rPr>
          <w:b/>
        </w:rPr>
        <w:t>Introdução</w:t>
      </w:r>
    </w:p>
    <w:p w14:paraId="04023962" w14:textId="77777777" w:rsidR="000A46BE" w:rsidRPr="00715294" w:rsidRDefault="000A46BE" w:rsidP="000A46BE">
      <w:pPr>
        <w:pStyle w:val="PargrafodaLista"/>
        <w:spacing w:line="360" w:lineRule="auto"/>
        <w:ind w:left="0"/>
        <w:jc w:val="left"/>
      </w:pPr>
    </w:p>
    <w:p w14:paraId="1F703164" w14:textId="122756C0" w:rsidR="00AE157D" w:rsidRDefault="00E127A2" w:rsidP="00656345">
      <w:pPr>
        <w:spacing w:after="40" w:line="360" w:lineRule="auto"/>
        <w:ind w:firstLine="567"/>
      </w:pPr>
      <w:commentRangeStart w:id="15"/>
      <w:commentRangeStart w:id="16"/>
      <w:r w:rsidRPr="00674328">
        <w:rPr>
          <w:iCs/>
        </w:rPr>
        <w:t xml:space="preserve">Há muito tempo, instituições financeiras </w:t>
      </w:r>
      <w:r>
        <w:rPr>
          <w:iCs/>
        </w:rPr>
        <w:t>[</w:t>
      </w:r>
      <w:proofErr w:type="spellStart"/>
      <w:r w:rsidRPr="00674328">
        <w:rPr>
          <w:iCs/>
        </w:rPr>
        <w:t>IF</w:t>
      </w:r>
      <w:r>
        <w:rPr>
          <w:iCs/>
        </w:rPr>
        <w:t>s</w:t>
      </w:r>
      <w:proofErr w:type="spellEnd"/>
      <w:r>
        <w:rPr>
          <w:iCs/>
        </w:rPr>
        <w:t>]</w:t>
      </w:r>
      <w:r w:rsidRPr="00674328">
        <w:rPr>
          <w:iCs/>
        </w:rPr>
        <w:t xml:space="preserve"> e não financeiras têm se preocupado com a gestão eficaz do risco de crédito</w:t>
      </w:r>
      <w:commentRangeEnd w:id="15"/>
      <w:r w:rsidR="00A6771C">
        <w:rPr>
          <w:iCs/>
        </w:rPr>
        <w:t xml:space="preserve"> </w:t>
      </w:r>
      <w:r>
        <w:rPr>
          <w:rStyle w:val="Refdecomentrio"/>
        </w:rPr>
        <w:commentReference w:id="15"/>
      </w:r>
      <w:commentRangeEnd w:id="16"/>
      <w:r>
        <w:rPr>
          <w:rStyle w:val="Refdecomentrio"/>
        </w:rPr>
        <w:commentReference w:id="16"/>
      </w:r>
      <w:r>
        <w:rPr>
          <w:iCs/>
        </w:rPr>
        <w:t>(IPEA, 2006)</w:t>
      </w:r>
      <w:r w:rsidRPr="00674328">
        <w:rPr>
          <w:iCs/>
        </w:rPr>
        <w:t xml:space="preserve">. </w:t>
      </w:r>
      <w:r w:rsidR="00AE157D" w:rsidRPr="00674328">
        <w:rPr>
          <w:iCs/>
        </w:rPr>
        <w:t xml:space="preserve">Os eventos complexos que resultaram em impactos significativos nas economias e sociedades, tais como, recessões e crises financeiras, imprimiram desafios </w:t>
      </w:r>
      <w:r w:rsidR="00656345" w:rsidRPr="00656345">
        <w:rPr>
          <w:iCs/>
        </w:rPr>
        <w:t>impulsionaram o desenvolvimento de estratégias para reduzir a exposição ao risco de crédito, maximizar os lucros e manter a sustentabilidade no mercado</w:t>
      </w:r>
      <w:r w:rsidR="00656345">
        <w:rPr>
          <w:iCs/>
        </w:rPr>
        <w:t xml:space="preserve"> </w:t>
      </w:r>
      <w:r w:rsidR="00656345">
        <w:rPr>
          <w:iCs/>
        </w:rPr>
        <w:t>(</w:t>
      </w:r>
      <w:proofErr w:type="spellStart"/>
      <w:r w:rsidR="00656345" w:rsidRPr="00257A96">
        <w:t>J</w:t>
      </w:r>
      <w:r w:rsidR="00656345">
        <w:t>assé</w:t>
      </w:r>
      <w:proofErr w:type="spellEnd"/>
      <w:r w:rsidR="00656345">
        <w:t>, 2020)</w:t>
      </w:r>
      <w:commentRangeStart w:id="17"/>
      <w:commentRangeEnd w:id="17"/>
      <w:r w:rsidR="00656345">
        <w:rPr>
          <w:rStyle w:val="Refdecomentrio"/>
        </w:rPr>
        <w:commentReference w:id="17"/>
      </w:r>
      <w:commentRangeStart w:id="18"/>
      <w:commentRangeEnd w:id="18"/>
      <w:r w:rsidR="00656345">
        <w:rPr>
          <w:rStyle w:val="Refdecomentrio"/>
        </w:rPr>
        <w:commentReference w:id="18"/>
      </w:r>
      <w:r w:rsidR="00656345">
        <w:t>.</w:t>
      </w:r>
    </w:p>
    <w:p w14:paraId="2BB26AEE" w14:textId="05B62B05" w:rsidR="00656345" w:rsidRDefault="00656345" w:rsidP="00AE157D">
      <w:pPr>
        <w:spacing w:after="40" w:line="360" w:lineRule="auto"/>
        <w:ind w:firstLine="567"/>
        <w:rPr>
          <w:iCs/>
        </w:rPr>
      </w:pPr>
      <w:r w:rsidRPr="00656345">
        <w:rPr>
          <w:iCs/>
        </w:rPr>
        <w:t>Esses desafios impulsionaram o desenvolvimento de estratégias para reduzir a exposição ao risco de crédito, maximizar os lucros e manter a sustentabilidade no mercado.</w:t>
      </w:r>
    </w:p>
    <w:p w14:paraId="4F37DC71" w14:textId="77777777" w:rsidR="00656345" w:rsidRPr="00674328" w:rsidRDefault="00656345" w:rsidP="00AE157D">
      <w:pPr>
        <w:spacing w:after="40" w:line="360" w:lineRule="auto"/>
        <w:ind w:firstLine="567"/>
        <w:rPr>
          <w:iCs/>
        </w:rPr>
      </w:pPr>
    </w:p>
    <w:p w14:paraId="2E239C0D" w14:textId="47778852" w:rsidR="00AE157D" w:rsidRPr="00674328" w:rsidRDefault="00AE157D" w:rsidP="00AE157D">
      <w:pPr>
        <w:spacing w:after="40" w:line="360" w:lineRule="auto"/>
        <w:ind w:firstLine="567"/>
        <w:rPr>
          <w:iCs/>
        </w:rPr>
      </w:pPr>
      <w:r w:rsidRPr="00674328">
        <w:rPr>
          <w:iCs/>
        </w:rPr>
        <w:t xml:space="preserve">Uma das principais atividades bancárias é a concessão de crédito, a qual possibilita a expansão natural do mercado através da troca de recursos financeiros entre provedor e tomador. O fato da exposição </w:t>
      </w:r>
      <w:r w:rsidR="007058F3">
        <w:rPr>
          <w:iCs/>
        </w:rPr>
        <w:t>a</w:t>
      </w:r>
      <w:r w:rsidRPr="00674328">
        <w:rPr>
          <w:iCs/>
        </w:rPr>
        <w:t xml:space="preserve"> inadimplência, ou seja, do descumprimento do acordo de retorno dos recursos financeiros emprestados ao tomador pelo provedor, exige ao provedor conhecer melhor o tomador, antes de assumir o risco da transferência do recurso financeiro. Dessa forma, a necessidade de controlar e garantir o menor risco de </w:t>
      </w:r>
      <w:r w:rsidR="00A6771C" w:rsidRPr="00674328">
        <w:rPr>
          <w:iCs/>
        </w:rPr>
        <w:t xml:space="preserve">concessão </w:t>
      </w:r>
      <w:r w:rsidRPr="00674328">
        <w:rPr>
          <w:iCs/>
        </w:rPr>
        <w:t xml:space="preserve">de crédito é </w:t>
      </w:r>
      <w:r w:rsidRPr="00674328">
        <w:rPr>
          <w:iCs/>
        </w:rPr>
        <w:lastRenderedPageBreak/>
        <w:t>fundamental e essencial para garantir a saúde do ambiente financeiro atual e futuro.</w:t>
      </w:r>
      <w:r>
        <w:rPr>
          <w:iCs/>
        </w:rPr>
        <w:t xml:space="preserve"> (</w:t>
      </w:r>
      <w:proofErr w:type="spellStart"/>
      <w:r>
        <w:t>Gestel</w:t>
      </w:r>
      <w:proofErr w:type="spellEnd"/>
      <w:r>
        <w:t xml:space="preserve"> e </w:t>
      </w:r>
      <w:proofErr w:type="spellStart"/>
      <w:r>
        <w:t>Baesens</w:t>
      </w:r>
      <w:proofErr w:type="spellEnd"/>
      <w:r>
        <w:t>, 2008)</w:t>
      </w:r>
    </w:p>
    <w:p w14:paraId="27266695" w14:textId="19DCA223" w:rsidR="00AE157D" w:rsidRPr="00674328" w:rsidRDefault="00AE157D" w:rsidP="00AE157D">
      <w:pPr>
        <w:spacing w:after="40" w:line="360" w:lineRule="auto"/>
        <w:ind w:firstLine="567"/>
        <w:rPr>
          <w:iCs/>
        </w:rPr>
      </w:pPr>
      <w:r w:rsidRPr="00674328">
        <w:rPr>
          <w:iCs/>
        </w:rPr>
        <w:t xml:space="preserve">A gestão de risco de crédito, ao longo do tempo, teve diferentes marcos que contribuíram para seu amadurecimento. Até o início do século XX, a análise e aprovação de crédito ainda era feita subjetivamente, dependendo somente do julgamento de analistas. Esse método, além de não utilizar critérios objetivos, era moroso e não considerava uma análise ampla, com todas as variáveis da exposição ao risco de crédito para as </w:t>
      </w:r>
      <w:proofErr w:type="spellStart"/>
      <w:r w:rsidRPr="00674328">
        <w:rPr>
          <w:iCs/>
        </w:rPr>
        <w:t>IFs</w:t>
      </w:r>
      <w:proofErr w:type="spellEnd"/>
      <w:r>
        <w:rPr>
          <w:iCs/>
        </w:rPr>
        <w:t>, tornando-se de certa forma subjetivo</w:t>
      </w:r>
      <w:r w:rsidRPr="00674328">
        <w:rPr>
          <w:iCs/>
        </w:rPr>
        <w:t xml:space="preserve"> (</w:t>
      </w:r>
      <w:r w:rsidRPr="008F493E">
        <w:t>Camargos</w:t>
      </w:r>
      <w:r>
        <w:t>, 2012</w:t>
      </w:r>
      <w:r w:rsidRPr="00674328">
        <w:rPr>
          <w:iCs/>
        </w:rPr>
        <w:t xml:space="preserve">). </w:t>
      </w:r>
      <w:r w:rsidR="005949EF">
        <w:rPr>
          <w:iCs/>
        </w:rPr>
        <w:t xml:space="preserve">Com o </w:t>
      </w:r>
      <w:r w:rsidRPr="00674328">
        <w:rPr>
          <w:iCs/>
        </w:rPr>
        <w:t xml:space="preserve">advento de novas tecnologias e modelos estatísticos, </w:t>
      </w:r>
      <w:r w:rsidR="005949EF">
        <w:rPr>
          <w:iCs/>
        </w:rPr>
        <w:t xml:space="preserve">foi possível desenvolver </w:t>
      </w:r>
      <w:r w:rsidRPr="00674328">
        <w:rPr>
          <w:iCs/>
        </w:rPr>
        <w:t>maneiras mais eficientes para controlar carteira</w:t>
      </w:r>
      <w:r w:rsidR="005949EF">
        <w:rPr>
          <w:iCs/>
        </w:rPr>
        <w:t>s</w:t>
      </w:r>
      <w:r w:rsidRPr="00674328">
        <w:rPr>
          <w:iCs/>
        </w:rPr>
        <w:t xml:space="preserve"> de crédito</w:t>
      </w:r>
      <w:r w:rsidR="005949EF">
        <w:rPr>
          <w:iCs/>
        </w:rPr>
        <w:t>s</w:t>
      </w:r>
      <w:r w:rsidRPr="00674328">
        <w:rPr>
          <w:iCs/>
        </w:rPr>
        <w:t xml:space="preserve">, criando mecanismos para conhecer melhor seus clientes. </w:t>
      </w:r>
    </w:p>
    <w:p w14:paraId="073A1D07" w14:textId="1ACD5054" w:rsidR="00AE157D" w:rsidRDefault="00AE157D" w:rsidP="00AE157D">
      <w:pPr>
        <w:spacing w:after="40" w:line="360" w:lineRule="auto"/>
        <w:ind w:firstLine="567"/>
        <w:rPr>
          <w:iCs/>
        </w:rPr>
      </w:pPr>
      <w:r w:rsidRPr="00674328">
        <w:rPr>
          <w:iCs/>
        </w:rPr>
        <w:t xml:space="preserve">É nesse contexto em que é introduzido o conceito de grupo econômico </w:t>
      </w:r>
      <w:r>
        <w:rPr>
          <w:iCs/>
        </w:rPr>
        <w:t>[</w:t>
      </w:r>
      <w:r w:rsidRPr="00674328">
        <w:rPr>
          <w:iCs/>
        </w:rPr>
        <w:t>GE</w:t>
      </w:r>
      <w:r>
        <w:rPr>
          <w:iCs/>
        </w:rPr>
        <w:t>]</w:t>
      </w:r>
      <w:r w:rsidRPr="00674328">
        <w:rPr>
          <w:iCs/>
        </w:rPr>
        <w:t xml:space="preserve">. </w:t>
      </w:r>
      <w:r w:rsidR="005949EF">
        <w:rPr>
          <w:iCs/>
        </w:rPr>
        <w:t>Essa t</w:t>
      </w:r>
      <w:r w:rsidRPr="00674328">
        <w:rPr>
          <w:iCs/>
        </w:rPr>
        <w:t>erm</w:t>
      </w:r>
      <w:r w:rsidR="005949EF">
        <w:rPr>
          <w:iCs/>
        </w:rPr>
        <w:t>inologia é</w:t>
      </w:r>
      <w:r w:rsidRPr="00674328">
        <w:rPr>
          <w:iCs/>
        </w:rPr>
        <w:t xml:space="preserve"> dad</w:t>
      </w:r>
      <w:r w:rsidR="005949EF">
        <w:rPr>
          <w:iCs/>
        </w:rPr>
        <w:t>a</w:t>
      </w:r>
      <w:r w:rsidRPr="00674328">
        <w:rPr>
          <w:iCs/>
        </w:rPr>
        <w:t xml:space="preserve"> ao conjunto de empresas que, estão interligadas por relações contratuais, cuja propriedade pertence a indivíduos ou instituições, que exercem o controle efetivo sobre </w:t>
      </w:r>
      <w:r>
        <w:rPr>
          <w:iCs/>
        </w:rPr>
        <w:t xml:space="preserve">essas </w:t>
      </w:r>
      <w:r w:rsidRPr="00674328">
        <w:rPr>
          <w:iCs/>
        </w:rPr>
        <w:t>empresas</w:t>
      </w:r>
      <w:r>
        <w:rPr>
          <w:iCs/>
        </w:rPr>
        <w:t xml:space="preserve"> </w:t>
      </w:r>
      <w:r w:rsidRPr="00674328">
        <w:rPr>
          <w:iCs/>
        </w:rPr>
        <w:t>(</w:t>
      </w:r>
      <w:r w:rsidRPr="00CC4409">
        <w:rPr>
          <w:iCs/>
        </w:rPr>
        <w:t>Gonçalves, 1991)</w:t>
      </w:r>
      <w:r w:rsidRPr="00674328">
        <w:rPr>
          <w:iCs/>
        </w:rPr>
        <w:t xml:space="preserve">. A identificação e correlação dos indivíduos de um GE </w:t>
      </w:r>
      <w:r>
        <w:rPr>
          <w:iCs/>
        </w:rPr>
        <w:t xml:space="preserve">é </w:t>
      </w:r>
      <w:r w:rsidRPr="00674328">
        <w:rPr>
          <w:iCs/>
        </w:rPr>
        <w:t xml:space="preserve">de grande importância </w:t>
      </w:r>
      <w:r w:rsidR="00EA3CB2">
        <w:rPr>
          <w:iCs/>
        </w:rPr>
        <w:t xml:space="preserve">para </w:t>
      </w:r>
      <w:r w:rsidRPr="0032031E">
        <w:rPr>
          <w:iCs/>
        </w:rPr>
        <w:t xml:space="preserve">aprimorar os modelos de precificação de risco de crédito, garantindo uma maior </w:t>
      </w:r>
      <w:r w:rsidR="007058F3">
        <w:rPr>
          <w:iCs/>
        </w:rPr>
        <w:t>pluralidade</w:t>
      </w:r>
      <w:r w:rsidRPr="0032031E">
        <w:rPr>
          <w:iCs/>
        </w:rPr>
        <w:t xml:space="preserve"> nas informações dos envolvidos na concessão de crédito.</w:t>
      </w:r>
    </w:p>
    <w:p w14:paraId="79CB5F88" w14:textId="77777777" w:rsidR="002274F5" w:rsidRDefault="00B45037" w:rsidP="002274F5">
      <w:pPr>
        <w:spacing w:after="40" w:line="360" w:lineRule="auto"/>
        <w:ind w:firstLine="567"/>
      </w:pPr>
      <w:r>
        <w:rPr>
          <w:iCs/>
        </w:rPr>
        <w:t xml:space="preserve">Desta forma, </w:t>
      </w:r>
      <w:r w:rsidR="003E2B47">
        <w:rPr>
          <w:iCs/>
        </w:rPr>
        <w:t xml:space="preserve">em 2017 </w:t>
      </w:r>
      <w:r>
        <w:rPr>
          <w:iCs/>
        </w:rPr>
        <w:t xml:space="preserve">o </w:t>
      </w:r>
      <w:r w:rsidR="003E2B47">
        <w:rPr>
          <w:iCs/>
        </w:rPr>
        <w:t>B</w:t>
      </w:r>
      <w:r>
        <w:rPr>
          <w:iCs/>
        </w:rPr>
        <w:t xml:space="preserve">anco </w:t>
      </w:r>
      <w:r w:rsidR="003E2B47">
        <w:rPr>
          <w:iCs/>
        </w:rPr>
        <w:t>C</w:t>
      </w:r>
      <w:r>
        <w:rPr>
          <w:iCs/>
        </w:rPr>
        <w:t xml:space="preserve">entral </w:t>
      </w:r>
      <w:r w:rsidR="003E2B47">
        <w:rPr>
          <w:iCs/>
        </w:rPr>
        <w:t>B</w:t>
      </w:r>
      <w:r>
        <w:rPr>
          <w:iCs/>
        </w:rPr>
        <w:t>rasileiro</w:t>
      </w:r>
      <w:r w:rsidR="003E2B47">
        <w:rPr>
          <w:iCs/>
        </w:rPr>
        <w:t xml:space="preserve"> [BACEN]</w:t>
      </w:r>
      <w:r>
        <w:rPr>
          <w:iCs/>
        </w:rPr>
        <w:t xml:space="preserve"> </w:t>
      </w:r>
      <w:r w:rsidR="003E2B47">
        <w:rPr>
          <w:iCs/>
        </w:rPr>
        <w:t>propõe</w:t>
      </w:r>
      <w:r>
        <w:rPr>
          <w:iCs/>
        </w:rPr>
        <w:t xml:space="preserve"> a regulamentação do controle de contrapartes para fins de gerenciamento de risco</w:t>
      </w:r>
      <w:r w:rsidR="00D25028">
        <w:rPr>
          <w:iCs/>
        </w:rPr>
        <w:t>.</w:t>
      </w:r>
      <w:r w:rsidR="003E2B47" w:rsidRPr="003E2B47">
        <w:t xml:space="preserve"> </w:t>
      </w:r>
      <w:r>
        <w:rPr>
          <w:iCs/>
        </w:rPr>
        <w:t xml:space="preserve">A </w:t>
      </w:r>
      <w:r w:rsidR="004E76BE">
        <w:rPr>
          <w:iCs/>
        </w:rPr>
        <w:t xml:space="preserve">resolução </w:t>
      </w:r>
      <w:r>
        <w:rPr>
          <w:iCs/>
        </w:rPr>
        <w:t xml:space="preserve">propõe e exige que as </w:t>
      </w:r>
      <w:proofErr w:type="spellStart"/>
      <w:r>
        <w:rPr>
          <w:iCs/>
        </w:rPr>
        <w:t>IFs</w:t>
      </w:r>
      <w:proofErr w:type="spellEnd"/>
      <w:r>
        <w:rPr>
          <w:iCs/>
        </w:rPr>
        <w:t xml:space="preserve"> realizem o controle de contrapartes conectadas que compartilhem risco de crédito, documentando os critérios utilizados para identificação de cada indivíduo pertencente ao GE</w:t>
      </w:r>
      <w:r w:rsidR="00D25028">
        <w:rPr>
          <w:iCs/>
        </w:rPr>
        <w:t xml:space="preserve"> </w:t>
      </w:r>
      <w:r w:rsidR="00D25028">
        <w:t>(BACEN, 2017, Art. 22)</w:t>
      </w:r>
      <w:r w:rsidR="00D25028">
        <w:rPr>
          <w:iCs/>
        </w:rPr>
        <w:t>.</w:t>
      </w:r>
      <w:r>
        <w:rPr>
          <w:iCs/>
        </w:rPr>
        <w:t xml:space="preserve"> A norma é prerrogativa para definições </w:t>
      </w:r>
      <w:r w:rsidR="004E76BE">
        <w:rPr>
          <w:iCs/>
        </w:rPr>
        <w:t xml:space="preserve">das </w:t>
      </w:r>
      <w:r w:rsidR="004E76BE">
        <w:t xml:space="preserve">diretrizes e requisitos para a estrutura de gerenciamento de riscos e apetite por riscos nas instituições financeiras, visando a promover uma gestão prudente e eficaz </w:t>
      </w:r>
      <w:r w:rsidR="007058F3">
        <w:t>das suas carteiras</w:t>
      </w:r>
      <w:r w:rsidR="004E76BE">
        <w:t>.</w:t>
      </w:r>
      <w:commentRangeStart w:id="19"/>
      <w:commentRangeStart w:id="20"/>
      <w:commentRangeEnd w:id="19"/>
      <w:r w:rsidR="00BD2701">
        <w:rPr>
          <w:rStyle w:val="Refdecomentrio"/>
        </w:rPr>
        <w:commentReference w:id="19"/>
      </w:r>
      <w:commentRangeEnd w:id="20"/>
      <w:r w:rsidR="002274F5">
        <w:rPr>
          <w:rStyle w:val="Refdecomentrio"/>
        </w:rPr>
        <w:commentReference w:id="20"/>
      </w:r>
    </w:p>
    <w:p w14:paraId="37AFF292" w14:textId="11C409D8" w:rsidR="005949EF" w:rsidRPr="005A6631" w:rsidRDefault="005949EF" w:rsidP="002274F5">
      <w:pPr>
        <w:spacing w:after="40" w:line="360" w:lineRule="auto"/>
        <w:ind w:firstLine="567"/>
        <w:rPr>
          <w:b/>
        </w:rPr>
      </w:pPr>
      <w:r>
        <w:rPr>
          <w:iCs/>
        </w:rPr>
        <w:t xml:space="preserve">É neste contexto que o presente trabalho tenta demonstrar que é possível </w:t>
      </w:r>
      <w:r w:rsidR="002274F5">
        <w:rPr>
          <w:iCs/>
        </w:rPr>
        <w:t xml:space="preserve">criar maneiras de identificar melhor os vínculos entre empresas e sócios, desenvolvendo um </w:t>
      </w:r>
      <w:r w:rsidRPr="00505A8F">
        <w:rPr>
          <w:iCs/>
        </w:rPr>
        <w:t xml:space="preserve">algoritmo que auxilie a identificação de clientes envolvidos na concessão de crédito. </w:t>
      </w:r>
      <w:r w:rsidR="002274F5">
        <w:rPr>
          <w:iCs/>
        </w:rPr>
        <w:t>F</w:t>
      </w:r>
      <w:r>
        <w:rPr>
          <w:iCs/>
        </w:rPr>
        <w:t>oca</w:t>
      </w:r>
      <w:r w:rsidRPr="00DC6AA1">
        <w:rPr>
          <w:iCs/>
        </w:rPr>
        <w:t xml:space="preserve"> </w:t>
      </w:r>
      <w:r w:rsidRPr="00505A8F">
        <w:rPr>
          <w:iCs/>
        </w:rPr>
        <w:t xml:space="preserve">na identificação de possíveis estruturas de </w:t>
      </w:r>
      <w:proofErr w:type="spellStart"/>
      <w:r w:rsidRPr="00505A8F">
        <w:rPr>
          <w:iCs/>
        </w:rPr>
        <w:t>GEs</w:t>
      </w:r>
      <w:proofErr w:type="spellEnd"/>
      <w:r w:rsidRPr="00505A8F">
        <w:rPr>
          <w:iCs/>
        </w:rPr>
        <w:t xml:space="preserve"> para facilitar a identificação de relações entre empresas e seus sócios, o que possibilita uma melhor condução na análise de risco de crédito nas </w:t>
      </w:r>
      <w:proofErr w:type="spellStart"/>
      <w:r w:rsidRPr="00505A8F">
        <w:rPr>
          <w:iCs/>
        </w:rPr>
        <w:t>IFs</w:t>
      </w:r>
      <w:proofErr w:type="spellEnd"/>
      <w:r>
        <w:rPr>
          <w:iCs/>
        </w:rPr>
        <w:t>.</w:t>
      </w:r>
      <w:r w:rsidRPr="00DC6AA1">
        <w:rPr>
          <w:iCs/>
        </w:rPr>
        <w:t xml:space="preserve"> </w:t>
      </w:r>
      <w:r w:rsidRPr="00505A8F">
        <w:rPr>
          <w:iCs/>
        </w:rPr>
        <w:t xml:space="preserve">Ao identificar essas relações de maneira automatizada, </w:t>
      </w:r>
      <w:r>
        <w:rPr>
          <w:iCs/>
        </w:rPr>
        <w:t>é possível</w:t>
      </w:r>
      <w:r w:rsidRPr="00505A8F">
        <w:rPr>
          <w:iCs/>
        </w:rPr>
        <w:t xml:space="preserve"> tomar decisões mais informadas e reduzir a exposição ao risco de crédito. Em outras palavras, o artigo descreve como é possível criar </w:t>
      </w:r>
      <w:r w:rsidR="002274F5">
        <w:rPr>
          <w:iCs/>
        </w:rPr>
        <w:t xml:space="preserve">esse modelo e com isso facilita identificar as </w:t>
      </w:r>
      <w:r>
        <w:rPr>
          <w:iCs/>
        </w:rPr>
        <w:t xml:space="preserve">ligações entre as </w:t>
      </w:r>
      <w:r w:rsidRPr="00505A8F">
        <w:rPr>
          <w:iCs/>
        </w:rPr>
        <w:t>contrapartes envolvidas na concessão de crédito</w:t>
      </w:r>
      <w:r w:rsidR="00A6771C">
        <w:rPr>
          <w:iCs/>
        </w:rPr>
        <w:t>.</w:t>
      </w:r>
    </w:p>
    <w:p w14:paraId="6C79B34E" w14:textId="77777777" w:rsidR="00EA3CB2" w:rsidRDefault="00EA3CB2" w:rsidP="000A46BE">
      <w:pPr>
        <w:spacing w:line="360" w:lineRule="auto"/>
        <w:ind w:firstLine="709"/>
        <w:rPr>
          <w:color w:val="000000"/>
        </w:rPr>
      </w:pPr>
    </w:p>
    <w:p w14:paraId="5847BAE4" w14:textId="77777777" w:rsidR="000A46BE" w:rsidRDefault="000A46BE" w:rsidP="000A46BE">
      <w:pPr>
        <w:pStyle w:val="PargrafodaLista"/>
        <w:spacing w:line="360" w:lineRule="auto"/>
        <w:ind w:left="0"/>
        <w:rPr>
          <w:b/>
        </w:rPr>
      </w:pPr>
      <w:r w:rsidRPr="009629EB">
        <w:rPr>
          <w:b/>
        </w:rPr>
        <w:t>Material e Métodos</w:t>
      </w:r>
    </w:p>
    <w:p w14:paraId="00C3B509" w14:textId="77777777" w:rsidR="00115964" w:rsidRDefault="00115964" w:rsidP="000A46BE">
      <w:pPr>
        <w:pStyle w:val="PargrafodaLista"/>
        <w:spacing w:line="360" w:lineRule="auto"/>
        <w:ind w:left="0"/>
      </w:pPr>
    </w:p>
    <w:p w14:paraId="31ECEC07" w14:textId="08D94DE7" w:rsidR="00F17841" w:rsidRDefault="00F17841" w:rsidP="00F17841">
      <w:pPr>
        <w:spacing w:after="40" w:line="360" w:lineRule="auto"/>
        <w:ind w:firstLine="567"/>
        <w:rPr>
          <w:iCs/>
        </w:rPr>
      </w:pPr>
      <w:r>
        <w:rPr>
          <w:iCs/>
        </w:rPr>
        <w:lastRenderedPageBreak/>
        <w:t xml:space="preserve">Nesta sessão do trabalho, é apresentado o processo de criação e organização da construção do algoritmo de agrupamento de </w:t>
      </w:r>
      <w:proofErr w:type="spellStart"/>
      <w:r>
        <w:rPr>
          <w:iCs/>
        </w:rPr>
        <w:t>GEs</w:t>
      </w:r>
      <w:proofErr w:type="spellEnd"/>
      <w:r>
        <w:rPr>
          <w:iCs/>
        </w:rPr>
        <w:t xml:space="preserve">, assim como as ferramentas e desafios do processo. Em seguida, são apresentados alguns dos resultados do algoritmo. </w:t>
      </w:r>
    </w:p>
    <w:p w14:paraId="5597CD0D" w14:textId="230410FF" w:rsidR="00F17841" w:rsidRPr="00F17841" w:rsidRDefault="00F17841" w:rsidP="00F17841">
      <w:pPr>
        <w:spacing w:after="40" w:line="360" w:lineRule="auto"/>
        <w:ind w:firstLine="567"/>
        <w:rPr>
          <w:b/>
          <w:bCs/>
          <w:iCs/>
        </w:rPr>
      </w:pPr>
      <w:r w:rsidRPr="00F17841">
        <w:rPr>
          <w:b/>
          <w:bCs/>
          <w:iCs/>
        </w:rPr>
        <w:t>Metadados</w:t>
      </w:r>
    </w:p>
    <w:p w14:paraId="7F3098FF" w14:textId="77777777" w:rsidR="00331161" w:rsidRDefault="00331161" w:rsidP="00F17841">
      <w:pPr>
        <w:spacing w:after="40" w:line="360" w:lineRule="auto"/>
        <w:ind w:firstLine="567"/>
        <w:rPr>
          <w:iCs/>
        </w:rPr>
      </w:pPr>
    </w:p>
    <w:p w14:paraId="166E1086" w14:textId="62921F51" w:rsidR="00F17841" w:rsidRDefault="00F17841" w:rsidP="00F17841">
      <w:pPr>
        <w:spacing w:after="40" w:line="360" w:lineRule="auto"/>
        <w:ind w:firstLine="567"/>
        <w:rPr>
          <w:iCs/>
        </w:rPr>
      </w:pPr>
      <w:r>
        <w:rPr>
          <w:iCs/>
        </w:rPr>
        <w:t>Os dados privados de cada indivíduo foram preservados e somente foram utilizados dados públicos de participação societária de empresas disponibilizados pelo Ministério da Economia [ME].</w:t>
      </w:r>
      <w:r w:rsidR="00D25028">
        <w:rPr>
          <w:iCs/>
        </w:rPr>
        <w:t xml:space="preserve"> </w:t>
      </w:r>
      <w:r>
        <w:rPr>
          <w:iCs/>
        </w:rPr>
        <w:t>Os dados</w:t>
      </w:r>
      <w:r w:rsidR="00D25028">
        <w:rPr>
          <w:iCs/>
        </w:rPr>
        <w:t xml:space="preserve"> utilizados para a realização das análises do trabalho são de propriedade pública disponibilizados pela Secretaria Especial da Receita Federal do Brasil [RFB], os quais podem ser acessados através do canal Dados Abertos </w:t>
      </w:r>
      <w:r w:rsidR="00D25028">
        <w:t>(</w:t>
      </w:r>
      <w:r w:rsidR="002274F5">
        <w:t>Governo do Brasil</w:t>
      </w:r>
      <w:r w:rsidR="00D25028">
        <w:t>, 2024)</w:t>
      </w:r>
      <w:r w:rsidR="00D25028">
        <w:rPr>
          <w:iCs/>
        </w:rPr>
        <w:t xml:space="preserve">. </w:t>
      </w:r>
    </w:p>
    <w:p w14:paraId="082FD0CC" w14:textId="0296C3FD" w:rsidR="008176F9" w:rsidRDefault="00D25028" w:rsidP="008176F9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Devido a quantidade de informação disponível, foi necessário </w:t>
      </w:r>
      <w:r w:rsidR="00582497">
        <w:rPr>
          <w:iCs/>
        </w:rPr>
        <w:t>à</w:t>
      </w:r>
      <w:r>
        <w:rPr>
          <w:iCs/>
        </w:rPr>
        <w:t xml:space="preserve"> obtenção de uma ferramenta a qual pudesse disponibilizar as informações de forma massiva. Desta forma, fo</w:t>
      </w:r>
      <w:r w:rsidR="00582497">
        <w:rPr>
          <w:iCs/>
        </w:rPr>
        <w:t>ram</w:t>
      </w:r>
      <w:r>
        <w:rPr>
          <w:iCs/>
        </w:rPr>
        <w:t xml:space="preserve"> utilizad</w:t>
      </w:r>
      <w:r w:rsidR="00582497">
        <w:rPr>
          <w:iCs/>
        </w:rPr>
        <w:t>as</w:t>
      </w:r>
      <w:r>
        <w:rPr>
          <w:iCs/>
        </w:rPr>
        <w:t xml:space="preserve"> as informações centralizadas pelo site </w:t>
      </w:r>
      <w:r w:rsidRPr="00D25028">
        <w:rPr>
          <w:i/>
        </w:rPr>
        <w:t>base dos dados</w:t>
      </w:r>
      <w:r>
        <w:rPr>
          <w:iCs/>
        </w:rPr>
        <w:t xml:space="preserve"> (</w:t>
      </w:r>
      <w:r w:rsidR="008176F9">
        <w:rPr>
          <w:iCs/>
        </w:rPr>
        <w:t>B</w:t>
      </w:r>
      <w:del w:id="21" w:author="Gustavo Araújo" w:date="2024-09-15T13:23:00Z" w16du:dateUtc="2024-09-15T16:23:00Z">
        <w:r w:rsidR="008176F9" w:rsidDel="00062BE1">
          <w:rPr>
            <w:iCs/>
          </w:rPr>
          <w:delText>ASE DOS DADOS</w:delText>
        </w:r>
      </w:del>
      <w:ins w:id="22" w:author="Gustavo Araújo" w:date="2024-09-15T13:23:00Z" w16du:dateUtc="2024-09-15T16:23:00Z">
        <w:r w:rsidR="00062BE1">
          <w:rPr>
            <w:iCs/>
          </w:rPr>
          <w:t xml:space="preserve">ase dos </w:t>
        </w:r>
      </w:ins>
      <w:r w:rsidR="00582497">
        <w:rPr>
          <w:iCs/>
        </w:rPr>
        <w:t>d</w:t>
      </w:r>
      <w:ins w:id="23" w:author="Gustavo Araújo" w:date="2024-09-15T13:23:00Z" w16du:dateUtc="2024-09-15T16:23:00Z">
        <w:r w:rsidR="00062BE1">
          <w:rPr>
            <w:iCs/>
          </w:rPr>
          <w:t>ados</w:t>
        </w:r>
      </w:ins>
      <w:r w:rsidR="008176F9">
        <w:rPr>
          <w:iCs/>
        </w:rPr>
        <w:t xml:space="preserve">, </w:t>
      </w:r>
      <w:r>
        <w:rPr>
          <w:iCs/>
        </w:rPr>
        <w:t>2024), o qual</w:t>
      </w:r>
      <w:r w:rsidR="008176F9">
        <w:rPr>
          <w:iCs/>
        </w:rPr>
        <w:t xml:space="preserve">, de forma independente, </w:t>
      </w:r>
      <w:r w:rsidR="002D7619">
        <w:rPr>
          <w:iCs/>
        </w:rPr>
        <w:t>centraliza</w:t>
      </w:r>
      <w:r>
        <w:rPr>
          <w:iCs/>
        </w:rPr>
        <w:t xml:space="preserve"> a ingestão dos dados públicos da receita federal e disponibiliza os dados publicamente na ferramenta </w:t>
      </w:r>
      <w:proofErr w:type="spellStart"/>
      <w:r w:rsidRPr="002D7619">
        <w:rPr>
          <w:i/>
        </w:rPr>
        <w:t>BigQuery</w:t>
      </w:r>
      <w:proofErr w:type="spellEnd"/>
      <w:r>
        <w:rPr>
          <w:iCs/>
        </w:rPr>
        <w:t xml:space="preserve"> do </w:t>
      </w:r>
      <w:r w:rsidRPr="002D7619">
        <w:rPr>
          <w:i/>
        </w:rPr>
        <w:t>Google</w:t>
      </w:r>
      <w:r w:rsidR="008176F9">
        <w:rPr>
          <w:iCs/>
        </w:rPr>
        <w:t>. Essa ferramenta, disponibilizada, possibilita a análise de dados gerenciad</w:t>
      </w:r>
      <w:r w:rsidR="00582497">
        <w:rPr>
          <w:iCs/>
        </w:rPr>
        <w:t>o</w:t>
      </w:r>
      <w:r w:rsidR="008176F9">
        <w:rPr>
          <w:iCs/>
        </w:rPr>
        <w:t>s em larga escala (</w:t>
      </w:r>
      <w:del w:id="24" w:author="Gustavo Araújo" w:date="2024-09-15T13:24:00Z" w16du:dateUtc="2024-09-15T16:24:00Z">
        <w:r w:rsidR="008176F9" w:rsidDel="00343E39">
          <w:rPr>
            <w:iCs/>
          </w:rPr>
          <w:delText xml:space="preserve">GOOGLE </w:delText>
        </w:r>
      </w:del>
      <w:ins w:id="25" w:author="Gustavo Araújo" w:date="2024-09-15T13:24:00Z" w16du:dateUtc="2024-09-15T16:24:00Z">
        <w:r w:rsidR="00343E39">
          <w:rPr>
            <w:iCs/>
          </w:rPr>
          <w:t xml:space="preserve">Google </w:t>
        </w:r>
      </w:ins>
      <w:r w:rsidR="008176F9">
        <w:rPr>
          <w:iCs/>
        </w:rPr>
        <w:t>B</w:t>
      </w:r>
      <w:del w:id="26" w:author="Gustavo Araújo" w:date="2024-09-15T13:24:00Z" w16du:dateUtc="2024-09-15T16:24:00Z">
        <w:r w:rsidR="008176F9" w:rsidDel="00343E39">
          <w:rPr>
            <w:iCs/>
          </w:rPr>
          <w:delText>I</w:delText>
        </w:r>
      </w:del>
      <w:ins w:id="27" w:author="Gustavo Araújo" w:date="2024-09-15T13:24:00Z" w16du:dateUtc="2024-09-15T16:24:00Z">
        <w:r w:rsidR="00343E39">
          <w:rPr>
            <w:iCs/>
          </w:rPr>
          <w:t>igQuery</w:t>
        </w:r>
      </w:ins>
      <w:del w:id="28" w:author="Gustavo Araújo" w:date="2024-09-15T13:24:00Z" w16du:dateUtc="2024-09-15T16:24:00Z">
        <w:r w:rsidR="008176F9" w:rsidDel="00343E39">
          <w:rPr>
            <w:iCs/>
          </w:rPr>
          <w:delText>GQUERY</w:delText>
        </w:r>
      </w:del>
      <w:r w:rsidR="008176F9">
        <w:rPr>
          <w:iCs/>
        </w:rPr>
        <w:t xml:space="preserve">,2023). A utilização da ferramenta foi essencial para o processo de </w:t>
      </w:r>
      <w:r w:rsidR="00F17841" w:rsidRPr="004B3D9C">
        <w:rPr>
          <w:iCs/>
        </w:rPr>
        <w:t xml:space="preserve">Data </w:t>
      </w:r>
      <w:proofErr w:type="spellStart"/>
      <w:r w:rsidR="00F17841" w:rsidRPr="004B3D9C">
        <w:rPr>
          <w:iCs/>
        </w:rPr>
        <w:t>Wrangling</w:t>
      </w:r>
      <w:proofErr w:type="spellEnd"/>
      <w:r w:rsidR="00F17841">
        <w:rPr>
          <w:iCs/>
        </w:rPr>
        <w:t xml:space="preserve">, etapa fundamental para organizar os dados que </w:t>
      </w:r>
      <w:r w:rsidR="001D247D">
        <w:rPr>
          <w:iCs/>
        </w:rPr>
        <w:t xml:space="preserve">foram </w:t>
      </w:r>
      <w:r w:rsidR="00F17841">
        <w:rPr>
          <w:iCs/>
        </w:rPr>
        <w:t>utilizados para a modelagem do algoritmo</w:t>
      </w:r>
      <w:r w:rsidR="008176F9">
        <w:rPr>
          <w:iCs/>
        </w:rPr>
        <w:t>, visto que foi necessári</w:t>
      </w:r>
      <w:r w:rsidR="00582497">
        <w:rPr>
          <w:iCs/>
        </w:rPr>
        <w:t>a</w:t>
      </w:r>
      <w:r w:rsidR="008176F9">
        <w:rPr>
          <w:iCs/>
        </w:rPr>
        <w:t xml:space="preserve"> a análise de toda composição societári</w:t>
      </w:r>
      <w:r w:rsidR="00582497">
        <w:rPr>
          <w:iCs/>
        </w:rPr>
        <w:t>a</w:t>
      </w:r>
      <w:r w:rsidR="008176F9">
        <w:rPr>
          <w:iCs/>
        </w:rPr>
        <w:t xml:space="preserve"> disponível. </w:t>
      </w:r>
    </w:p>
    <w:p w14:paraId="2254CA75" w14:textId="77777777" w:rsidR="00331161" w:rsidRDefault="00331161" w:rsidP="008176F9">
      <w:pPr>
        <w:spacing w:after="40" w:line="360" w:lineRule="auto"/>
        <w:ind w:firstLine="567"/>
        <w:rPr>
          <w:iCs/>
        </w:rPr>
      </w:pPr>
    </w:p>
    <w:p w14:paraId="45BB30B8" w14:textId="21FDE26A" w:rsidR="001D247D" w:rsidRPr="00F17841" w:rsidRDefault="001D247D" w:rsidP="001D247D">
      <w:pPr>
        <w:spacing w:after="40" w:line="360" w:lineRule="auto"/>
        <w:ind w:firstLine="567"/>
        <w:rPr>
          <w:b/>
          <w:bCs/>
          <w:iCs/>
        </w:rPr>
      </w:pPr>
      <w:r>
        <w:rPr>
          <w:b/>
          <w:bCs/>
          <w:iCs/>
        </w:rPr>
        <w:t xml:space="preserve">Data </w:t>
      </w:r>
      <w:proofErr w:type="spellStart"/>
      <w:r>
        <w:rPr>
          <w:b/>
          <w:bCs/>
          <w:iCs/>
        </w:rPr>
        <w:t>Wrangling</w:t>
      </w:r>
      <w:proofErr w:type="spellEnd"/>
      <w:r w:rsidR="00A83DD9">
        <w:rPr>
          <w:b/>
          <w:bCs/>
          <w:iCs/>
        </w:rPr>
        <w:t>- tratamento de dados</w:t>
      </w:r>
    </w:p>
    <w:p w14:paraId="35F2145D" w14:textId="77777777" w:rsidR="00331161" w:rsidRDefault="00331161" w:rsidP="006E2B51">
      <w:pPr>
        <w:spacing w:after="40" w:line="360" w:lineRule="auto"/>
        <w:ind w:firstLine="567"/>
        <w:rPr>
          <w:iCs/>
        </w:rPr>
      </w:pPr>
    </w:p>
    <w:p w14:paraId="7A0984B7" w14:textId="3F88BF14" w:rsidR="002274F5" w:rsidRDefault="002274F5" w:rsidP="002274F5">
      <w:pPr>
        <w:spacing w:after="40" w:line="360" w:lineRule="auto"/>
        <w:ind w:firstLine="567"/>
        <w:rPr>
          <w:iCs/>
        </w:rPr>
      </w:pPr>
      <w:r>
        <w:rPr>
          <w:iCs/>
        </w:rPr>
        <w:t>Para obtenção dos dados</w:t>
      </w:r>
      <w:r w:rsidR="00D632FF">
        <w:rPr>
          <w:iCs/>
        </w:rPr>
        <w:t>,</w:t>
      </w:r>
      <w:r>
        <w:rPr>
          <w:iCs/>
        </w:rPr>
        <w:t xml:space="preserve"> foi necessário criar uma estrutura de análise espelho das bases fornecidas pela RFB, a fim de estudar as estruturas e vínculos entre as bases e suas respectivas observações (</w:t>
      </w:r>
      <w:r>
        <w:t>Imagem 1 do Apêndice A</w:t>
      </w:r>
      <w:r>
        <w:rPr>
          <w:iCs/>
        </w:rPr>
        <w:t>).</w:t>
      </w:r>
    </w:p>
    <w:p w14:paraId="082E1223" w14:textId="58E0D286" w:rsidR="00A258DC" w:rsidRDefault="002274F5" w:rsidP="002274F5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A obtenção dos dados em larga escala trouxe maior complexidade para realizar a gestão dos dados, pois com a existência de milhares de observações disponíveis a execução ficou prejudicada devido ao tratamento dos dados em hardware não escalonável. Sendo assim, para o projeto, se optou </w:t>
      </w:r>
      <w:r w:rsidR="00D632FF">
        <w:rPr>
          <w:iCs/>
        </w:rPr>
        <w:t>à</w:t>
      </w:r>
      <w:r>
        <w:rPr>
          <w:iCs/>
        </w:rPr>
        <w:t xml:space="preserve"> utilização da ingestão de dados diretamente do </w:t>
      </w:r>
      <w:proofErr w:type="spellStart"/>
      <w:r w:rsidRPr="003E30A0">
        <w:rPr>
          <w:i/>
        </w:rPr>
        <w:t>BigQuery</w:t>
      </w:r>
      <w:proofErr w:type="spellEnd"/>
      <w:r>
        <w:rPr>
          <w:iCs/>
        </w:rPr>
        <w:t xml:space="preserve"> com a persistência de dados em uma base de dados local</w:t>
      </w:r>
      <w:r w:rsidR="00D632FF">
        <w:rPr>
          <w:iCs/>
        </w:rPr>
        <w:t>,</w:t>
      </w:r>
      <w:r>
        <w:rPr>
          <w:iCs/>
        </w:rPr>
        <w:t xml:space="preserve"> MySQL</w:t>
      </w:r>
      <w:commentRangeStart w:id="29"/>
      <w:commentRangeStart w:id="30"/>
      <w:r w:rsidR="00A258DC">
        <w:rPr>
          <w:iCs/>
        </w:rPr>
        <w:t>.</w:t>
      </w:r>
      <w:commentRangeEnd w:id="29"/>
      <w:r w:rsidR="00BD2701">
        <w:rPr>
          <w:rStyle w:val="Refdecomentrio"/>
        </w:rPr>
        <w:commentReference w:id="29"/>
      </w:r>
      <w:commentRangeEnd w:id="30"/>
      <w:r w:rsidR="003E30A0">
        <w:rPr>
          <w:rStyle w:val="Refdecomentrio"/>
        </w:rPr>
        <w:commentReference w:id="30"/>
      </w:r>
    </w:p>
    <w:p w14:paraId="290B4196" w14:textId="44B0B932" w:rsidR="004B6EB7" w:rsidRDefault="002274F5" w:rsidP="002274F5">
      <w:pPr>
        <w:spacing w:after="40" w:line="360" w:lineRule="auto"/>
        <w:ind w:firstLine="567"/>
        <w:rPr>
          <w:iCs/>
        </w:rPr>
      </w:pPr>
      <w:r>
        <w:rPr>
          <w:iCs/>
        </w:rPr>
        <w:t>Como mostrado na Figura 1, com a utilização dos dados mascarados para os sócios, foi necessári</w:t>
      </w:r>
      <w:r w:rsidR="00D632FF">
        <w:rPr>
          <w:iCs/>
        </w:rPr>
        <w:t>a</w:t>
      </w:r>
      <w:r>
        <w:rPr>
          <w:iCs/>
        </w:rPr>
        <w:t xml:space="preserve"> a criação de uma chave de referência entre as empresas e sócios, para </w:t>
      </w:r>
      <w:r w:rsidR="00D632FF">
        <w:rPr>
          <w:iCs/>
        </w:rPr>
        <w:t>possibilitar a criação de</w:t>
      </w:r>
      <w:r>
        <w:rPr>
          <w:iCs/>
        </w:rPr>
        <w:t xml:space="preserve"> um vínculo único entre as observações. Para a visão das empresas, </w:t>
      </w:r>
      <w:r>
        <w:rPr>
          <w:iCs/>
        </w:rPr>
        <w:lastRenderedPageBreak/>
        <w:t>foi concatenado o número básico do CNPJ com o nome da empresa</w:t>
      </w:r>
      <w:r w:rsidR="00D632FF">
        <w:rPr>
          <w:iCs/>
        </w:rPr>
        <w:t>.</w:t>
      </w:r>
      <w:r>
        <w:rPr>
          <w:iCs/>
        </w:rPr>
        <w:t xml:space="preserve"> </w:t>
      </w:r>
      <w:r w:rsidR="00D632FF">
        <w:rPr>
          <w:iCs/>
        </w:rPr>
        <w:t>J</w:t>
      </w:r>
      <w:r>
        <w:rPr>
          <w:iCs/>
        </w:rPr>
        <w:t>á para os sócios, seguiu-se a mesma lógica, concatenando o nome do sócio com um algoritmo de mascaramento e a base do CPF ou CNPJ mascarado. Essas chaves possibilitam alimentar os grafos e criar as referências e vínculos entre os integrantes do GE.</w:t>
      </w:r>
    </w:p>
    <w:p w14:paraId="23807D80" w14:textId="77777777" w:rsidR="002274F5" w:rsidRDefault="002274F5" w:rsidP="002274F5">
      <w:pPr>
        <w:spacing w:after="40" w:line="360" w:lineRule="auto"/>
        <w:ind w:firstLine="567"/>
        <w:rPr>
          <w:iCs/>
        </w:rPr>
      </w:pPr>
    </w:p>
    <w:p w14:paraId="48804FDA" w14:textId="66CA891E" w:rsidR="001C2EFB" w:rsidRDefault="00331161" w:rsidP="001C2EFB">
      <w:pPr>
        <w:spacing w:after="40" w:line="360" w:lineRule="auto"/>
        <w:jc w:val="center"/>
        <w:rPr>
          <w:iCs/>
        </w:rPr>
      </w:pPr>
      <w:r w:rsidRPr="00331161">
        <w:rPr>
          <w:iCs/>
          <w:noProof/>
        </w:rPr>
        <w:drawing>
          <wp:inline distT="0" distB="0" distL="0" distR="0" wp14:anchorId="02FB338C" wp14:editId="245F15BF">
            <wp:extent cx="5632704" cy="824101"/>
            <wp:effectExtent l="0" t="0" r="0" b="0"/>
            <wp:docPr id="144515713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57137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578" cy="82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F0B1" w14:textId="77777777" w:rsidR="003E30A0" w:rsidRDefault="003E30A0" w:rsidP="003E30A0">
      <w:pPr>
        <w:spacing w:after="40" w:line="360" w:lineRule="auto"/>
        <w:jc w:val="left"/>
        <w:rPr>
          <w:iCs/>
        </w:rPr>
      </w:pPr>
      <w:r>
        <w:rPr>
          <w:iCs/>
        </w:rPr>
        <w:t>Figura 1 - Chaves únicas de referência entre empresas e sócios</w:t>
      </w:r>
    </w:p>
    <w:p w14:paraId="17C5A0FF" w14:textId="6B8A09CA" w:rsidR="00B43B7D" w:rsidRDefault="003E30A0" w:rsidP="003E30A0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45DFE2E4" w14:textId="77777777" w:rsidR="003E30A0" w:rsidRDefault="003E30A0" w:rsidP="00DA28FD">
      <w:pPr>
        <w:spacing w:after="40" w:line="360" w:lineRule="auto"/>
        <w:ind w:firstLine="567"/>
        <w:rPr>
          <w:b/>
          <w:bCs/>
          <w:iCs/>
        </w:rPr>
      </w:pPr>
    </w:p>
    <w:p w14:paraId="41BD864C" w14:textId="45743FF0" w:rsidR="00DA28FD" w:rsidRPr="00F17841" w:rsidRDefault="00DA28FD" w:rsidP="00DA28FD">
      <w:pPr>
        <w:spacing w:after="40" w:line="360" w:lineRule="auto"/>
        <w:ind w:firstLine="567"/>
        <w:rPr>
          <w:b/>
          <w:bCs/>
          <w:iCs/>
        </w:rPr>
      </w:pPr>
      <w:r>
        <w:rPr>
          <w:b/>
          <w:bCs/>
          <w:iCs/>
        </w:rPr>
        <w:t>Grafos</w:t>
      </w:r>
    </w:p>
    <w:p w14:paraId="622F1566" w14:textId="77777777" w:rsidR="003627E5" w:rsidRDefault="003627E5" w:rsidP="006E2B51">
      <w:pPr>
        <w:spacing w:after="40" w:line="360" w:lineRule="auto"/>
        <w:ind w:firstLine="567"/>
        <w:rPr>
          <w:iCs/>
        </w:rPr>
      </w:pPr>
    </w:p>
    <w:p w14:paraId="7D174D47" w14:textId="2A8F923B" w:rsidR="00527CD0" w:rsidRDefault="00527CD0" w:rsidP="006E2B51">
      <w:pPr>
        <w:spacing w:after="40" w:line="360" w:lineRule="auto"/>
        <w:ind w:firstLine="567"/>
        <w:rPr>
          <w:iCs/>
        </w:rPr>
      </w:pPr>
      <w:r w:rsidRPr="00527CD0">
        <w:rPr>
          <w:iCs/>
        </w:rPr>
        <w:t xml:space="preserve">A teoria dos grafos é uma </w:t>
      </w:r>
      <w:r w:rsidR="00D632FF">
        <w:rPr>
          <w:iCs/>
        </w:rPr>
        <w:t xml:space="preserve">das </w:t>
      </w:r>
      <w:r w:rsidRPr="00527CD0">
        <w:rPr>
          <w:iCs/>
        </w:rPr>
        <w:t>área</w:t>
      </w:r>
      <w:r w:rsidR="00D632FF">
        <w:rPr>
          <w:iCs/>
        </w:rPr>
        <w:t>s</w:t>
      </w:r>
      <w:r w:rsidRPr="00527CD0">
        <w:rPr>
          <w:iCs/>
        </w:rPr>
        <w:t xml:space="preserve"> da matemática que se dedica ao estudo de diagramas, estruturas matemáticas utilizadas para representar relações entre </w:t>
      </w:r>
      <w:r w:rsidR="00380E73">
        <w:rPr>
          <w:iCs/>
        </w:rPr>
        <w:t>indivíduos</w:t>
      </w:r>
      <w:r w:rsidRPr="00527CD0">
        <w:rPr>
          <w:iCs/>
        </w:rPr>
        <w:t xml:space="preserve">. Um diagrama é composto por nós (também conhecidos como </w:t>
      </w:r>
      <w:r w:rsidR="00AF25CB">
        <w:rPr>
          <w:iCs/>
        </w:rPr>
        <w:t>vértices</w:t>
      </w:r>
      <w:r w:rsidRPr="00527CD0">
        <w:rPr>
          <w:iCs/>
        </w:rPr>
        <w:t xml:space="preserve">) ligados por linhas (também chamadas de </w:t>
      </w:r>
      <w:r>
        <w:rPr>
          <w:iCs/>
        </w:rPr>
        <w:t xml:space="preserve">arestas ou </w:t>
      </w:r>
      <w:r w:rsidRPr="00527CD0">
        <w:rPr>
          <w:iCs/>
        </w:rPr>
        <w:t xml:space="preserve">conexões). Os diagramas podem ser não </w:t>
      </w:r>
      <w:r>
        <w:rPr>
          <w:iCs/>
        </w:rPr>
        <w:t>direcionados</w:t>
      </w:r>
      <w:r w:rsidRPr="00527CD0">
        <w:rPr>
          <w:iCs/>
        </w:rPr>
        <w:t xml:space="preserve">, nos quais as linhas conectam os nós simetricamente, ou </w:t>
      </w:r>
      <w:r>
        <w:rPr>
          <w:iCs/>
        </w:rPr>
        <w:t>direcionados</w:t>
      </w:r>
      <w:r w:rsidRPr="00527CD0">
        <w:rPr>
          <w:iCs/>
        </w:rPr>
        <w:t>, nos quais as linhas conectam os nós assimetricamente</w:t>
      </w:r>
      <w:r>
        <w:rPr>
          <w:iCs/>
        </w:rPr>
        <w:t xml:space="preserve"> </w:t>
      </w:r>
      <w:r w:rsidRPr="00527CD0">
        <w:rPr>
          <w:iCs/>
        </w:rPr>
        <w:t>(</w:t>
      </w:r>
      <w:r w:rsidRPr="00527CD0">
        <w:t>WILSON, 1996)</w:t>
      </w:r>
      <w:r w:rsidR="000D4CA6">
        <w:t>.</w:t>
      </w:r>
    </w:p>
    <w:p w14:paraId="4E225F0C" w14:textId="0FF9A2F1" w:rsidR="004B6EB7" w:rsidRDefault="003627E5" w:rsidP="006E2B51">
      <w:pPr>
        <w:spacing w:after="40" w:line="360" w:lineRule="auto"/>
        <w:ind w:firstLine="567"/>
      </w:pPr>
      <w:r>
        <w:t>Em grafos direcionados, as arestas</w:t>
      </w:r>
      <w:r w:rsidR="00AF25CB">
        <w:t xml:space="preserve"> possuem uma direção clara</w:t>
      </w:r>
      <w:r>
        <w:t xml:space="preserve">, indicando um ponto de partida e um ponto de chegada. Isso é útil para representar relações unidirecionais, </w:t>
      </w:r>
      <w:r w:rsidR="004B6EB7">
        <w:t xml:space="preserve">ou seja, relações que partem sempre de um nó para outro, demonstrando um fluxo contínuo de ligação entre </w:t>
      </w:r>
      <w:r w:rsidR="00331161">
        <w:t>nós</w:t>
      </w:r>
      <w:r w:rsidR="00D632FF">
        <w:t xml:space="preserve">, </w:t>
      </w:r>
      <w:r w:rsidR="00B43B7D">
        <w:t xml:space="preserve">demonstrado na </w:t>
      </w:r>
      <w:r w:rsidR="00380E73">
        <w:t xml:space="preserve">Figura 2. Observa-se que o nó </w:t>
      </w:r>
      <w:r w:rsidR="00D632FF">
        <w:t>‘</w:t>
      </w:r>
      <w:r w:rsidR="00380E73">
        <w:t>A</w:t>
      </w:r>
      <w:r w:rsidR="00D632FF">
        <w:t>’</w:t>
      </w:r>
      <w:r w:rsidR="00380E73">
        <w:t xml:space="preserve"> se liga ao nó </w:t>
      </w:r>
      <w:r w:rsidR="00D632FF">
        <w:t>‘</w:t>
      </w:r>
      <w:r w:rsidR="00380E73">
        <w:t>B</w:t>
      </w:r>
      <w:r w:rsidR="00D632FF">
        <w:t>’</w:t>
      </w:r>
      <w:r w:rsidR="00380E73">
        <w:t xml:space="preserve"> e o </w:t>
      </w:r>
      <w:r w:rsidR="00D632FF">
        <w:t>‘</w:t>
      </w:r>
      <w:r w:rsidR="00380E73">
        <w:t>B</w:t>
      </w:r>
      <w:r w:rsidR="00D632FF">
        <w:t>’</w:t>
      </w:r>
      <w:r w:rsidR="00380E73">
        <w:t xml:space="preserve"> ao nó </w:t>
      </w:r>
      <w:r w:rsidR="00D632FF">
        <w:t>‘</w:t>
      </w:r>
      <w:r w:rsidR="00380E73">
        <w:t>C</w:t>
      </w:r>
      <w:r w:rsidR="00D632FF">
        <w:t>’</w:t>
      </w:r>
      <w:r w:rsidR="00380E73">
        <w:t xml:space="preserve">, porém não existe nenhuma ligação ou vínculo do </w:t>
      </w:r>
      <w:r w:rsidR="00D632FF">
        <w:t>‘</w:t>
      </w:r>
      <w:r w:rsidR="00380E73">
        <w:t>B</w:t>
      </w:r>
      <w:r w:rsidR="00D632FF">
        <w:t>’</w:t>
      </w:r>
      <w:r w:rsidR="00380E73">
        <w:t xml:space="preserve"> para o </w:t>
      </w:r>
      <w:r w:rsidR="00D632FF">
        <w:t>‘</w:t>
      </w:r>
      <w:r w:rsidR="00380E73">
        <w:t>A</w:t>
      </w:r>
      <w:r w:rsidR="00D632FF">
        <w:t>’</w:t>
      </w:r>
      <w:r w:rsidR="00380E73">
        <w:t xml:space="preserve">, do </w:t>
      </w:r>
      <w:r w:rsidR="00D632FF">
        <w:t>‘</w:t>
      </w:r>
      <w:r w:rsidR="00380E73">
        <w:t>C</w:t>
      </w:r>
      <w:r w:rsidR="00D632FF">
        <w:t>’</w:t>
      </w:r>
      <w:r w:rsidR="00380E73">
        <w:t xml:space="preserve"> para o </w:t>
      </w:r>
      <w:r w:rsidR="00D632FF">
        <w:t>‘</w:t>
      </w:r>
      <w:r w:rsidR="00380E73">
        <w:t>B</w:t>
      </w:r>
      <w:r w:rsidR="00D632FF">
        <w:t>’</w:t>
      </w:r>
      <w:r w:rsidR="00380E73">
        <w:t xml:space="preserve"> e nem do </w:t>
      </w:r>
      <w:r w:rsidR="00D632FF">
        <w:t>‘C’ para o ‘A’,</w:t>
      </w:r>
      <w:r w:rsidR="00380E73">
        <w:t xml:space="preserve"> ou seja, são vínculos unidirecionais</w:t>
      </w:r>
      <w:r w:rsidR="004B6EB7">
        <w:t xml:space="preserve">. </w:t>
      </w:r>
      <w:r w:rsidR="00380E73">
        <w:t>Rotas de entregas em aplicativos de entrega, pode</w:t>
      </w:r>
      <w:r w:rsidR="00D632FF">
        <w:t>m</w:t>
      </w:r>
      <w:r w:rsidR="00380E73">
        <w:t xml:space="preserve"> ser considerad</w:t>
      </w:r>
      <w:r w:rsidR="00D632FF">
        <w:t>as</w:t>
      </w:r>
      <w:r w:rsidR="00380E73">
        <w:t xml:space="preserve"> um exemplo da utilização desse tipo de abordagem</w:t>
      </w:r>
      <w:r w:rsidR="003E30A0">
        <w:t>.</w:t>
      </w:r>
    </w:p>
    <w:p w14:paraId="3CC160FC" w14:textId="77777777" w:rsidR="004B6EB7" w:rsidRDefault="004B6EB7" w:rsidP="003E30A0">
      <w:pPr>
        <w:spacing w:after="40" w:line="360" w:lineRule="auto"/>
        <w:ind w:firstLine="567"/>
      </w:pPr>
    </w:p>
    <w:p w14:paraId="44E647CD" w14:textId="101FD970" w:rsidR="00AF25CB" w:rsidRDefault="004B6EB7" w:rsidP="003E30A0">
      <w:pPr>
        <w:spacing w:after="40" w:line="360" w:lineRule="auto"/>
      </w:pPr>
      <w:r w:rsidRPr="004B6EB7">
        <w:rPr>
          <w:noProof/>
        </w:rPr>
        <w:drawing>
          <wp:inline distT="0" distB="0" distL="0" distR="0" wp14:anchorId="41FA0B99" wp14:editId="165E835E">
            <wp:extent cx="5634000" cy="1800290"/>
            <wp:effectExtent l="0" t="0" r="5080" b="0"/>
            <wp:docPr id="1246821476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21476" name="Imagem 1" descr="Interface gráfica do usuário, Aplicativo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180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343E" w14:textId="77777777" w:rsidR="003E30A0" w:rsidRDefault="003E30A0" w:rsidP="003E30A0">
      <w:pPr>
        <w:spacing w:after="40" w:line="360" w:lineRule="auto"/>
        <w:jc w:val="left"/>
      </w:pPr>
      <w:r>
        <w:lastRenderedPageBreak/>
        <w:t>Figura 2. Grafo direcionado</w:t>
      </w:r>
    </w:p>
    <w:p w14:paraId="25B36265" w14:textId="6E6D9AD9" w:rsidR="003E30A0" w:rsidRDefault="003E30A0" w:rsidP="003E30A0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14A131BF" w14:textId="77777777" w:rsidR="004B6EB7" w:rsidRDefault="004B6EB7" w:rsidP="004B6EB7">
      <w:pPr>
        <w:spacing w:after="40" w:line="360" w:lineRule="auto"/>
        <w:ind w:firstLine="567"/>
        <w:jc w:val="center"/>
      </w:pPr>
    </w:p>
    <w:p w14:paraId="23D1F726" w14:textId="606AC2FF" w:rsidR="003627E5" w:rsidRDefault="003627E5" w:rsidP="006E2B51">
      <w:pPr>
        <w:spacing w:after="40" w:line="360" w:lineRule="auto"/>
        <w:ind w:firstLine="567"/>
      </w:pPr>
      <w:r>
        <w:t>Já em grafos não direcionados, as arestas não têm direção, indicando uma relação bidirecional ou mútua entre os vértices. Esse tipo de grafo é usado</w:t>
      </w:r>
      <w:r w:rsidR="00D632FF">
        <w:t>,</w:t>
      </w:r>
      <w:r>
        <w:t xml:space="preserve"> </w:t>
      </w:r>
      <w:r w:rsidR="00B43B7D">
        <w:t xml:space="preserve">por exemplo, </w:t>
      </w:r>
      <w:r>
        <w:t>para representar redes sociais ou conexões físicas, onde a relação entre os nós é simétrica.</w:t>
      </w:r>
    </w:p>
    <w:p w14:paraId="60E7D2A0" w14:textId="77777777" w:rsidR="004B6EB7" w:rsidRDefault="004B6EB7" w:rsidP="00D632FF">
      <w:pPr>
        <w:spacing w:after="40" w:line="360" w:lineRule="auto"/>
        <w:rPr>
          <w:iCs/>
        </w:rPr>
      </w:pPr>
    </w:p>
    <w:p w14:paraId="6422E31A" w14:textId="4CC66745" w:rsidR="004B6EB7" w:rsidRDefault="004B6EB7" w:rsidP="003E30A0">
      <w:pPr>
        <w:spacing w:after="40" w:line="360" w:lineRule="auto"/>
        <w:jc w:val="left"/>
        <w:rPr>
          <w:iCs/>
        </w:rPr>
      </w:pPr>
      <w:r w:rsidRPr="00AF25CB">
        <w:rPr>
          <w:iCs/>
          <w:noProof/>
        </w:rPr>
        <w:drawing>
          <wp:inline distT="0" distB="0" distL="0" distR="0" wp14:anchorId="2B0F39DB" wp14:editId="3CE8600E">
            <wp:extent cx="5740842" cy="3745153"/>
            <wp:effectExtent l="0" t="0" r="0" b="8255"/>
            <wp:docPr id="1638921570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21570" name="Imagem 1" descr="Gráfi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9986" cy="378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972F" w14:textId="67CCEB85" w:rsidR="003E30A0" w:rsidRDefault="003E30A0" w:rsidP="003E30A0">
      <w:pPr>
        <w:spacing w:after="40" w:line="360" w:lineRule="auto"/>
        <w:jc w:val="left"/>
        <w:rPr>
          <w:iCs/>
        </w:rPr>
      </w:pPr>
      <w:r>
        <w:rPr>
          <w:iCs/>
        </w:rPr>
        <w:t>Figura 3. Estrutura de Grado não direcionado</w:t>
      </w:r>
    </w:p>
    <w:p w14:paraId="673CC4AE" w14:textId="77777777" w:rsidR="003E30A0" w:rsidRDefault="003E30A0" w:rsidP="003E30A0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7587A0CD" w14:textId="77777777" w:rsidR="00B43B7D" w:rsidRDefault="00B43B7D" w:rsidP="00380E73">
      <w:pPr>
        <w:spacing w:after="40" w:line="360" w:lineRule="auto"/>
        <w:ind w:firstLine="567"/>
        <w:rPr>
          <w:b/>
          <w:bCs/>
          <w:iCs/>
        </w:rPr>
      </w:pPr>
    </w:p>
    <w:p w14:paraId="3677E768" w14:textId="33A90092" w:rsidR="005528B8" w:rsidRDefault="00380E73" w:rsidP="00380E73">
      <w:pPr>
        <w:spacing w:after="40" w:line="360" w:lineRule="auto"/>
        <w:ind w:firstLine="567"/>
        <w:rPr>
          <w:b/>
          <w:bCs/>
          <w:iCs/>
        </w:rPr>
      </w:pPr>
      <w:r w:rsidRPr="00380E73">
        <w:rPr>
          <w:b/>
          <w:bCs/>
          <w:iCs/>
        </w:rPr>
        <w:t>Método</w:t>
      </w:r>
    </w:p>
    <w:p w14:paraId="0D685763" w14:textId="77777777" w:rsidR="009751EB" w:rsidRPr="00380E73" w:rsidRDefault="009751EB" w:rsidP="00380E73">
      <w:pPr>
        <w:spacing w:after="40" w:line="360" w:lineRule="auto"/>
        <w:ind w:firstLine="567"/>
        <w:rPr>
          <w:b/>
          <w:bCs/>
          <w:iCs/>
        </w:rPr>
      </w:pPr>
    </w:p>
    <w:p w14:paraId="5618145C" w14:textId="04037CB0" w:rsidR="009751EB" w:rsidRDefault="00B9490B" w:rsidP="00380E73">
      <w:pPr>
        <w:spacing w:after="40" w:line="360" w:lineRule="auto"/>
        <w:ind w:firstLine="567"/>
      </w:pPr>
      <w:r>
        <w:t>Após a</w:t>
      </w:r>
      <w:r w:rsidR="00380E73">
        <w:t xml:space="preserve"> modelagem </w:t>
      </w:r>
      <w:r>
        <w:t>dos dados</w:t>
      </w:r>
      <w:r w:rsidR="00380E73">
        <w:t xml:space="preserve">, </w:t>
      </w:r>
      <w:r w:rsidR="00D632FF">
        <w:t>foram</w:t>
      </w:r>
      <w:r w:rsidR="00380E73">
        <w:t xml:space="preserve"> desenvolvido</w:t>
      </w:r>
      <w:r w:rsidR="00D632FF">
        <w:t>s</w:t>
      </w:r>
      <w:r w:rsidR="00380E73">
        <w:t xml:space="preserve"> métodos para criação de </w:t>
      </w:r>
      <w:proofErr w:type="spellStart"/>
      <w:r w:rsidR="00380E73">
        <w:t>subgrafos</w:t>
      </w:r>
      <w:proofErr w:type="spellEnd"/>
      <w:r w:rsidR="00380E73">
        <w:t xml:space="preserve"> g</w:t>
      </w:r>
      <w:r>
        <w:t>e</w:t>
      </w:r>
      <w:r w:rsidR="00380E73">
        <w:t>rados pela interação das relações entre empresas e sócios</w:t>
      </w:r>
      <w:r>
        <w:t xml:space="preserve">. Na figura 1, pode-se avaliar um exemplo de como </w:t>
      </w:r>
      <w:r w:rsidR="00380E73">
        <w:t xml:space="preserve">são </w:t>
      </w:r>
      <w:r>
        <w:t>identificadas</w:t>
      </w:r>
      <w:r w:rsidR="00380E73">
        <w:t xml:space="preserve"> as relações entre a empresa ‘FR Com</w:t>
      </w:r>
      <w:r w:rsidR="00D632FF">
        <w:t>é</w:t>
      </w:r>
      <w:r w:rsidR="00380E73">
        <w:t xml:space="preserve">rcio’ </w:t>
      </w:r>
      <w:r w:rsidR="00D632FF">
        <w:t>e</w:t>
      </w:r>
      <w:r w:rsidR="00380E73">
        <w:t xml:space="preserve"> o ‘Restaurante </w:t>
      </w:r>
      <w:proofErr w:type="spellStart"/>
      <w:r w:rsidR="00380E73">
        <w:t>Catinho</w:t>
      </w:r>
      <w:proofErr w:type="spellEnd"/>
      <w:r w:rsidR="00380E73">
        <w:t xml:space="preserve">’ através do sócio ‘AJM’. A execução </w:t>
      </w:r>
      <w:r>
        <w:t xml:space="preserve">parte de três </w:t>
      </w:r>
      <w:proofErr w:type="spellStart"/>
      <w:r>
        <w:t>Dataframes</w:t>
      </w:r>
      <w:proofErr w:type="spellEnd"/>
      <w:r>
        <w:rPr>
          <w:rStyle w:val="Refdenotaderodap"/>
        </w:rPr>
        <w:footnoteReference w:id="1"/>
      </w:r>
      <w:r>
        <w:t xml:space="preserve">, descritos </w:t>
      </w:r>
      <w:r>
        <w:lastRenderedPageBreak/>
        <w:t>como empresas, sócios e relação empresa e sócio. Em seguida</w:t>
      </w:r>
      <w:r w:rsidR="00D632FF">
        <w:t>,</w:t>
      </w:r>
      <w:r>
        <w:t xml:space="preserve"> é executad</w:t>
      </w:r>
      <w:r w:rsidR="00D632FF">
        <w:t>a</w:t>
      </w:r>
      <w:r>
        <w:t xml:space="preserve"> massivamente a validação de relacionamentos entre as empresas e sócios, </w:t>
      </w:r>
      <w:r w:rsidR="00B43B7D">
        <w:t xml:space="preserve">criando e </w:t>
      </w:r>
      <w:r>
        <w:t xml:space="preserve">associando as arestas dos </w:t>
      </w:r>
      <w:proofErr w:type="spellStart"/>
      <w:r>
        <w:t>subgrafos</w:t>
      </w:r>
      <w:proofErr w:type="spellEnd"/>
      <w:r>
        <w:t>.</w:t>
      </w:r>
      <w:r w:rsidR="00B97070">
        <w:t xml:space="preserve"> A </w:t>
      </w:r>
      <w:r w:rsidR="00B97070" w:rsidRPr="00B43B7D">
        <w:t xml:space="preserve">figura </w:t>
      </w:r>
      <w:r w:rsidR="00B43B7D">
        <w:t>4</w:t>
      </w:r>
      <w:r w:rsidR="00B97070">
        <w:t xml:space="preserve"> ilustra como parte dos </w:t>
      </w:r>
      <w:r w:rsidR="00B43B7D">
        <w:t>conjuntos</w:t>
      </w:r>
      <w:r w:rsidR="00B97070">
        <w:t xml:space="preserve">, denominados GE, foram gerados após a execução do algoritmo. </w:t>
      </w:r>
    </w:p>
    <w:p w14:paraId="222BBB86" w14:textId="0B813456" w:rsidR="00B97070" w:rsidRDefault="00B97070" w:rsidP="00B9490B">
      <w:pPr>
        <w:spacing w:after="40" w:line="360" w:lineRule="auto"/>
        <w:jc w:val="center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2"/>
        <w:gridCol w:w="4598"/>
      </w:tblGrid>
      <w:tr w:rsidR="00B97070" w14:paraId="7300E1E1" w14:textId="77777777" w:rsidTr="008105AF">
        <w:tc>
          <w:tcPr>
            <w:tcW w:w="4472" w:type="dxa"/>
          </w:tcPr>
          <w:p w14:paraId="797820E6" w14:textId="7B59FDDC" w:rsidR="00B97070" w:rsidRDefault="00B97070" w:rsidP="008105AF">
            <w:pPr>
              <w:spacing w:after="40" w:line="360" w:lineRule="auto"/>
              <w:jc w:val="left"/>
            </w:pPr>
            <w:r w:rsidRPr="00B9490B">
              <w:rPr>
                <w:noProof/>
              </w:rPr>
              <w:drawing>
                <wp:inline distT="0" distB="0" distL="0" distR="0" wp14:anchorId="0012F9DA" wp14:editId="0E67584D">
                  <wp:extent cx="2670048" cy="2229080"/>
                  <wp:effectExtent l="0" t="0" r="0" b="0"/>
                  <wp:docPr id="127138942" name="Imagem 1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38942" name="Imagem 1" descr="Texto&#10;&#10;Descrição gerada automaticamente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831" cy="2237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8" w:type="dxa"/>
          </w:tcPr>
          <w:p w14:paraId="109303AE" w14:textId="7E3BA496" w:rsidR="00B97070" w:rsidRDefault="00827A85" w:rsidP="00B97070">
            <w:pPr>
              <w:spacing w:after="40" w:line="360" w:lineRule="auto"/>
              <w:jc w:val="center"/>
            </w:pPr>
            <w:r w:rsidRPr="00827A85">
              <w:rPr>
                <w:noProof/>
              </w:rPr>
              <w:drawing>
                <wp:inline distT="0" distB="0" distL="0" distR="0" wp14:anchorId="512600C2" wp14:editId="2BB92C0C">
                  <wp:extent cx="2782581" cy="2965836"/>
                  <wp:effectExtent l="0" t="0" r="0" b="6350"/>
                  <wp:docPr id="207166883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66883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956" cy="298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D48224" w14:textId="77777777" w:rsidR="008105AF" w:rsidRDefault="008105AF" w:rsidP="008105AF">
      <w:pPr>
        <w:spacing w:after="40" w:line="360" w:lineRule="auto"/>
        <w:jc w:val="left"/>
      </w:pPr>
      <w:r w:rsidRPr="008105AF">
        <w:rPr>
          <w:iCs/>
        </w:rPr>
        <w:t>Figura</w:t>
      </w:r>
      <w:r>
        <w:t xml:space="preserve"> 4. Grafo de referência</w:t>
      </w:r>
    </w:p>
    <w:p w14:paraId="741B4098" w14:textId="77777777" w:rsidR="008105AF" w:rsidRDefault="008105AF" w:rsidP="008105AF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39A75B1D" w14:textId="77777777" w:rsidR="00380E73" w:rsidRDefault="00380E73" w:rsidP="005528B8">
      <w:pPr>
        <w:spacing w:after="40" w:line="360" w:lineRule="auto"/>
        <w:rPr>
          <w:iCs/>
        </w:rPr>
      </w:pPr>
    </w:p>
    <w:p w14:paraId="06663ACA" w14:textId="77777777" w:rsidR="00331161" w:rsidRDefault="00331161" w:rsidP="00331161">
      <w:pPr>
        <w:pStyle w:val="PargrafodaLista"/>
        <w:spacing w:line="360" w:lineRule="auto"/>
        <w:ind w:left="0"/>
        <w:jc w:val="left"/>
        <w:rPr>
          <w:b/>
        </w:rPr>
      </w:pPr>
      <w:r>
        <w:rPr>
          <w:b/>
        </w:rPr>
        <w:t>Resultados Preliminares</w:t>
      </w:r>
    </w:p>
    <w:p w14:paraId="115F0C44" w14:textId="77777777" w:rsidR="00331161" w:rsidRDefault="00331161" w:rsidP="004B6EB7">
      <w:pPr>
        <w:spacing w:after="40" w:line="360" w:lineRule="auto"/>
        <w:ind w:firstLine="567"/>
        <w:rPr>
          <w:iCs/>
        </w:rPr>
      </w:pPr>
    </w:p>
    <w:p w14:paraId="408B070B" w14:textId="2F4120DF" w:rsidR="005528B8" w:rsidRDefault="008105AF" w:rsidP="004B6EB7">
      <w:pPr>
        <w:spacing w:after="40" w:line="360" w:lineRule="auto"/>
        <w:ind w:firstLine="567"/>
        <w:rPr>
          <w:iCs/>
        </w:rPr>
      </w:pPr>
      <w:r>
        <w:rPr>
          <w:iCs/>
        </w:rPr>
        <w:t>A seguir são apresentados os resultados do trabalho já com as imagens exportadas pelo algoritmo e como é possível identificar os vínculos entre sócios e empresas</w:t>
      </w:r>
      <w:commentRangeStart w:id="31"/>
      <w:commentRangeStart w:id="32"/>
      <w:r w:rsidR="005528B8">
        <w:rPr>
          <w:iCs/>
        </w:rPr>
        <w:t>.</w:t>
      </w:r>
      <w:commentRangeEnd w:id="31"/>
      <w:r w:rsidR="00BD2701">
        <w:rPr>
          <w:rStyle w:val="Refdecomentrio"/>
        </w:rPr>
        <w:commentReference w:id="31"/>
      </w:r>
      <w:commentRangeEnd w:id="32"/>
      <w:r>
        <w:rPr>
          <w:rStyle w:val="Refdecomentrio"/>
        </w:rPr>
        <w:commentReference w:id="32"/>
      </w:r>
    </w:p>
    <w:p w14:paraId="2E7C0E34" w14:textId="44C21DC0" w:rsidR="004B6EB7" w:rsidRDefault="004B6EB7" w:rsidP="004B6EB7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Essas estruturas </w:t>
      </w:r>
      <w:r w:rsidR="005528B8">
        <w:rPr>
          <w:iCs/>
        </w:rPr>
        <w:t xml:space="preserve">de grafos </w:t>
      </w:r>
      <w:r w:rsidR="00331161">
        <w:rPr>
          <w:iCs/>
        </w:rPr>
        <w:t xml:space="preserve">podem ser </w:t>
      </w:r>
      <w:r>
        <w:rPr>
          <w:iCs/>
        </w:rPr>
        <w:t xml:space="preserve">abstraídas </w:t>
      </w:r>
      <w:r w:rsidR="00272CA0">
        <w:rPr>
          <w:iCs/>
        </w:rPr>
        <w:t>à</w:t>
      </w:r>
      <w:r>
        <w:rPr>
          <w:iCs/>
        </w:rPr>
        <w:t xml:space="preserve"> uma relação entre empresas e sócios, pois sempre uma empresa possui um ou </w:t>
      </w:r>
      <w:r w:rsidR="00331161">
        <w:rPr>
          <w:iCs/>
        </w:rPr>
        <w:t>mais de um</w:t>
      </w:r>
      <w:r>
        <w:rPr>
          <w:iCs/>
        </w:rPr>
        <w:t xml:space="preserve"> sócio responsáve</w:t>
      </w:r>
      <w:r w:rsidR="00331161">
        <w:rPr>
          <w:iCs/>
        </w:rPr>
        <w:t>l</w:t>
      </w:r>
      <w:r>
        <w:rPr>
          <w:iCs/>
        </w:rPr>
        <w:t xml:space="preserve"> pela gestão da empresa. Desta forma, é possível </w:t>
      </w:r>
      <w:r w:rsidR="005528B8">
        <w:rPr>
          <w:iCs/>
        </w:rPr>
        <w:t xml:space="preserve">dizer </w:t>
      </w:r>
      <w:r w:rsidR="00331161">
        <w:rPr>
          <w:iCs/>
        </w:rPr>
        <w:t xml:space="preserve">que </w:t>
      </w:r>
      <w:r w:rsidR="005528B8">
        <w:rPr>
          <w:iCs/>
        </w:rPr>
        <w:t xml:space="preserve">a relação </w:t>
      </w:r>
      <w:r w:rsidR="00331161">
        <w:rPr>
          <w:iCs/>
        </w:rPr>
        <w:t xml:space="preserve">entre os indivíduos </w:t>
      </w:r>
      <w:r w:rsidR="005528B8">
        <w:rPr>
          <w:iCs/>
        </w:rPr>
        <w:t>em um grafo não direcionado pode formar uma estrutura de GE</w:t>
      </w:r>
      <w:r w:rsidR="00827A85">
        <w:rPr>
          <w:iCs/>
        </w:rPr>
        <w:t>, conforme visto na figura 5.</w:t>
      </w:r>
    </w:p>
    <w:p w14:paraId="317C7923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232D421C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3CC2845A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26541616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66B82E81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6897533B" w14:textId="77777777" w:rsidR="00331161" w:rsidRDefault="00331161" w:rsidP="007B7DA1">
      <w:pPr>
        <w:spacing w:after="40" w:line="360" w:lineRule="auto"/>
        <w:ind w:firstLine="567"/>
        <w:rPr>
          <w:iCs/>
        </w:rPr>
      </w:pPr>
    </w:p>
    <w:p w14:paraId="44BBDE23" w14:textId="77777777" w:rsidR="009751EB" w:rsidRDefault="009751EB" w:rsidP="007B7DA1">
      <w:pPr>
        <w:spacing w:after="40" w:line="360" w:lineRule="auto"/>
        <w:ind w:firstLine="567"/>
        <w:rPr>
          <w:iCs/>
        </w:rPr>
      </w:pPr>
    </w:p>
    <w:p w14:paraId="6F6F3F71" w14:textId="77777777" w:rsidR="009751EB" w:rsidRDefault="009751EB" w:rsidP="007B7DA1">
      <w:pPr>
        <w:spacing w:after="40" w:line="360" w:lineRule="auto"/>
        <w:ind w:firstLine="567"/>
        <w:rPr>
          <w:iCs/>
        </w:rPr>
      </w:pPr>
    </w:p>
    <w:p w14:paraId="04C7F655" w14:textId="77777777" w:rsidR="009751EB" w:rsidRDefault="009751EB" w:rsidP="007B7DA1">
      <w:pPr>
        <w:spacing w:after="40" w:line="360" w:lineRule="auto"/>
        <w:ind w:firstLine="567"/>
        <w:rPr>
          <w:iCs/>
        </w:rPr>
      </w:pPr>
    </w:p>
    <w:p w14:paraId="5F5E0D51" w14:textId="69FB3437" w:rsidR="007B7DA1" w:rsidRDefault="00331161" w:rsidP="008105AF">
      <w:pPr>
        <w:spacing w:after="40" w:line="360" w:lineRule="auto"/>
        <w:jc w:val="left"/>
        <w:rPr>
          <w:iCs/>
        </w:rPr>
      </w:pPr>
      <w:r w:rsidRPr="00331161">
        <w:rPr>
          <w:iCs/>
          <w:noProof/>
        </w:rPr>
        <w:drawing>
          <wp:inline distT="0" distB="0" distL="0" distR="0" wp14:anchorId="11DD59F1" wp14:editId="362A0AC9">
            <wp:extent cx="5685183" cy="2984250"/>
            <wp:effectExtent l="0" t="0" r="0" b="6985"/>
            <wp:docPr id="143048585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85858" name="Imagem 1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2739" cy="29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5A3E" w14:textId="77777777" w:rsidR="008105AF" w:rsidRDefault="008105AF" w:rsidP="008105AF">
      <w:pPr>
        <w:spacing w:after="40" w:line="360" w:lineRule="auto"/>
        <w:jc w:val="left"/>
        <w:rPr>
          <w:iCs/>
        </w:rPr>
      </w:pPr>
      <w:r>
        <w:rPr>
          <w:iCs/>
        </w:rPr>
        <w:t>Figura 5. Grupo Econômico – Vínculo Societário</w:t>
      </w:r>
    </w:p>
    <w:p w14:paraId="30EE6114" w14:textId="77777777" w:rsidR="008105AF" w:rsidRDefault="008105AF" w:rsidP="008105AF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36701584" w14:textId="77777777" w:rsidR="004B6EB7" w:rsidRDefault="004B6EB7" w:rsidP="00331161">
      <w:pPr>
        <w:spacing w:after="40" w:line="360" w:lineRule="auto"/>
        <w:rPr>
          <w:iCs/>
        </w:rPr>
      </w:pPr>
    </w:p>
    <w:p w14:paraId="5ACE4D6B" w14:textId="65C036B9" w:rsidR="008105AF" w:rsidRDefault="008105AF" w:rsidP="008105AF">
      <w:pPr>
        <w:spacing w:after="40" w:line="360" w:lineRule="auto"/>
        <w:ind w:firstLine="567"/>
        <w:rPr>
          <w:iCs/>
        </w:rPr>
      </w:pPr>
      <w:r>
        <w:rPr>
          <w:iCs/>
        </w:rPr>
        <w:t>Na figura 5, pode-se visualizar as referências entre as empresas e sócios. É possível identificar um vínculo entre as empresas ‘FR Com</w:t>
      </w:r>
      <w:r w:rsidR="00A7321C">
        <w:rPr>
          <w:iCs/>
        </w:rPr>
        <w:t>é</w:t>
      </w:r>
      <w:r>
        <w:rPr>
          <w:iCs/>
        </w:rPr>
        <w:t xml:space="preserve">rcio’ e a ‘Restaurante Cantinho’ através do nó ‘AJM*’. Esse vínculo entre as empresas, por sua vez, demonstra que a análise isoladamente das empresas e sócios pode ser insuficiente ao avaliar o risco de crédito envolvido. Os vínculos entre indivíduos </w:t>
      </w:r>
      <w:r w:rsidR="00A7321C">
        <w:rPr>
          <w:iCs/>
        </w:rPr>
        <w:t>trazem</w:t>
      </w:r>
      <w:r>
        <w:rPr>
          <w:iCs/>
        </w:rPr>
        <w:t xml:space="preserve"> maior visibilidade na identificação das características dos envolvidos na análise de crédito, já que dessa forma é possível identificar o poder de inferência positiva ou negativa entre os envolvidos. </w:t>
      </w:r>
    </w:p>
    <w:p w14:paraId="377CE899" w14:textId="3DBB7BF8" w:rsidR="008105AF" w:rsidRDefault="008105AF" w:rsidP="008105AF">
      <w:pPr>
        <w:spacing w:after="40" w:line="360" w:lineRule="auto"/>
        <w:ind w:firstLine="567"/>
        <w:rPr>
          <w:iCs/>
        </w:rPr>
      </w:pPr>
      <w:r>
        <w:rPr>
          <w:iCs/>
        </w:rPr>
        <w:t>Por exemplo, supondo que a empresa ‘Restaurante Cantinho’, vist</w:t>
      </w:r>
      <w:r w:rsidR="00A7321C">
        <w:rPr>
          <w:iCs/>
        </w:rPr>
        <w:t>a</w:t>
      </w:r>
      <w:r>
        <w:rPr>
          <w:iCs/>
        </w:rPr>
        <w:t xml:space="preserve"> na figura 5, seja uma empresa que possua alguma restrição bancária, tal como uma desonra de contrato. O fato de um dos indivíduos do grupo não possuir boa relação com o crédito pode criar uma situação negativa para todo o GE, ou seja, ao disponibilizar crédito para </w:t>
      </w:r>
      <w:r w:rsidR="00A7321C">
        <w:rPr>
          <w:iCs/>
        </w:rPr>
        <w:t xml:space="preserve">a </w:t>
      </w:r>
      <w:r>
        <w:rPr>
          <w:iCs/>
        </w:rPr>
        <w:t>empresa ‘FR Com</w:t>
      </w:r>
      <w:r w:rsidR="00A7321C">
        <w:rPr>
          <w:iCs/>
        </w:rPr>
        <w:t>é</w:t>
      </w:r>
      <w:r>
        <w:rPr>
          <w:iCs/>
        </w:rPr>
        <w:t xml:space="preserve">rcio’ é necessário ter maior cautela já que existe alguma restrição ativa dentro do GE. </w:t>
      </w:r>
    </w:p>
    <w:p w14:paraId="5CD5C984" w14:textId="3BCF436C" w:rsidR="00251A23" w:rsidRDefault="008105AF" w:rsidP="008105AF">
      <w:pPr>
        <w:spacing w:after="40" w:line="360" w:lineRule="auto"/>
        <w:ind w:firstLine="567"/>
        <w:rPr>
          <w:iCs/>
        </w:rPr>
      </w:pPr>
      <w:r>
        <w:rPr>
          <w:iCs/>
        </w:rPr>
        <w:t>Essa abordagem deve ser relevante com a adição de outras variáveis, ou seja, a identificação das relações entre os indivíduos não deve ser necessariamente considerad</w:t>
      </w:r>
      <w:r w:rsidR="00A7321C">
        <w:rPr>
          <w:iCs/>
        </w:rPr>
        <w:t>a</w:t>
      </w:r>
      <w:r>
        <w:rPr>
          <w:iCs/>
        </w:rPr>
        <w:t xml:space="preserve"> como a única forma da análise do risco de crédito envolvido, mas já garante maior visibilidade na avaliação do perfil do GE.</w:t>
      </w:r>
    </w:p>
    <w:p w14:paraId="7E3A703F" w14:textId="77777777" w:rsidR="009A5155" w:rsidRDefault="009A5155" w:rsidP="008105AF">
      <w:pPr>
        <w:spacing w:after="40" w:line="360" w:lineRule="auto"/>
        <w:ind w:firstLine="567"/>
        <w:rPr>
          <w:iCs/>
        </w:rPr>
      </w:pPr>
    </w:p>
    <w:p w14:paraId="7F453EBE" w14:textId="1E0CEF8A" w:rsidR="00251A23" w:rsidRDefault="00251A23" w:rsidP="008105AF">
      <w:pPr>
        <w:spacing w:after="40" w:line="360" w:lineRule="auto"/>
        <w:jc w:val="left"/>
        <w:rPr>
          <w:iCs/>
        </w:rPr>
      </w:pPr>
      <w:r w:rsidRPr="00251A23">
        <w:rPr>
          <w:iCs/>
          <w:noProof/>
        </w:rPr>
        <w:drawing>
          <wp:inline distT="0" distB="0" distL="0" distR="0" wp14:anchorId="3ED8FE7E" wp14:editId="498D2D71">
            <wp:extent cx="5761052" cy="4714282"/>
            <wp:effectExtent l="0" t="0" r="0" b="0"/>
            <wp:docPr id="127854824" name="Imagem 1" descr="Desenho de uma fl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4824" name="Imagem 1" descr="Desenho de uma flor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3515" cy="473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A23">
        <w:rPr>
          <w:noProof/>
        </w:rPr>
        <w:t xml:space="preserve"> </w:t>
      </w:r>
    </w:p>
    <w:p w14:paraId="28246DF2" w14:textId="77777777" w:rsidR="008105AF" w:rsidRDefault="008105AF" w:rsidP="008105AF">
      <w:pPr>
        <w:spacing w:after="40" w:line="360" w:lineRule="auto"/>
        <w:jc w:val="left"/>
        <w:rPr>
          <w:iCs/>
        </w:rPr>
      </w:pPr>
      <w:r>
        <w:rPr>
          <w:iCs/>
        </w:rPr>
        <w:t>Figura 6. Grupo Econômico – Vínculo Societário com grande ramificação</w:t>
      </w:r>
    </w:p>
    <w:p w14:paraId="3EEEFB3E" w14:textId="77777777" w:rsidR="008105AF" w:rsidRDefault="008105AF" w:rsidP="008105AF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0605963E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4068122B" w14:textId="4F8FEC4C" w:rsidR="00827A85" w:rsidRDefault="008105AF" w:rsidP="0041171F">
      <w:pPr>
        <w:spacing w:after="40" w:line="360" w:lineRule="auto"/>
        <w:ind w:firstLine="567"/>
        <w:rPr>
          <w:iCs/>
        </w:rPr>
      </w:pPr>
      <w:r>
        <w:rPr>
          <w:iCs/>
        </w:rPr>
        <w:t>A relação dos sócios está diretamente relacionada com a capacidade de tomada de decisão na empresa e</w:t>
      </w:r>
      <w:r w:rsidR="002C5487">
        <w:rPr>
          <w:iCs/>
        </w:rPr>
        <w:t>,</w:t>
      </w:r>
      <w:r>
        <w:rPr>
          <w:iCs/>
        </w:rPr>
        <w:t xml:space="preserve"> por isso</w:t>
      </w:r>
      <w:r w:rsidR="002C5487">
        <w:rPr>
          <w:iCs/>
        </w:rPr>
        <w:t>,</w:t>
      </w:r>
      <w:r>
        <w:rPr>
          <w:iCs/>
        </w:rPr>
        <w:t xml:space="preserve"> sócios com pouca participação societária </w:t>
      </w:r>
      <w:r w:rsidR="002C5487">
        <w:rPr>
          <w:iCs/>
        </w:rPr>
        <w:t>podem</w:t>
      </w:r>
      <w:r>
        <w:rPr>
          <w:iCs/>
        </w:rPr>
        <w:t xml:space="preserve"> não representar grande impacto ao risco envolvido. Percebe-se que ao considerar somente o vínculo entre as empresas e sócios em um GE, podemos ter grupos com muitos vínculos como visto na figura 6 e 7, trazendo talvez uma visão ofuscada em relação ao risco agregado, já que mesmo havendo vínculos entre as empresas e sócios, a distância entre os nós, pode ser muito grande e com pouca relevância para avaliação do risco de crédito.</w:t>
      </w:r>
    </w:p>
    <w:p w14:paraId="669E5BFE" w14:textId="77777777" w:rsidR="009A5155" w:rsidRDefault="009A5155" w:rsidP="0041171F">
      <w:pPr>
        <w:spacing w:after="40" w:line="360" w:lineRule="auto"/>
        <w:ind w:firstLine="567"/>
        <w:rPr>
          <w:iCs/>
        </w:rPr>
      </w:pPr>
    </w:p>
    <w:p w14:paraId="72D0BE3F" w14:textId="022306CB" w:rsidR="00251A23" w:rsidRDefault="0041171F" w:rsidP="008105AF">
      <w:pPr>
        <w:spacing w:after="40" w:line="360" w:lineRule="auto"/>
        <w:jc w:val="left"/>
        <w:rPr>
          <w:iCs/>
        </w:rPr>
      </w:pPr>
      <w:r w:rsidRPr="0041171F">
        <w:rPr>
          <w:iCs/>
          <w:noProof/>
        </w:rPr>
        <w:lastRenderedPageBreak/>
        <w:drawing>
          <wp:inline distT="0" distB="0" distL="0" distR="0" wp14:anchorId="14C85877" wp14:editId="09AEB0FE">
            <wp:extent cx="5759450" cy="2582545"/>
            <wp:effectExtent l="0" t="0" r="0" b="8255"/>
            <wp:docPr id="887115054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15054" name="Imagem 1" descr="Interface gráfica do usuário&#10;&#10;Descrição gerada automaticamente com confiança baix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339D" w14:textId="77777777" w:rsidR="008105AF" w:rsidRDefault="008105AF" w:rsidP="008105AF">
      <w:pPr>
        <w:spacing w:after="40" w:line="360" w:lineRule="auto"/>
        <w:jc w:val="left"/>
        <w:rPr>
          <w:iCs/>
        </w:rPr>
      </w:pPr>
      <w:r>
        <w:rPr>
          <w:iCs/>
        </w:rPr>
        <w:t>Figura 7. Grupo Econômico – Vínculo Societário – Zoom vínculo com muitas arestas e distante</w:t>
      </w:r>
    </w:p>
    <w:p w14:paraId="31F5E213" w14:textId="77777777" w:rsidR="008105AF" w:rsidRDefault="008105AF" w:rsidP="008105AF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422A0795" w14:textId="77777777" w:rsidR="0028693D" w:rsidRDefault="0028693D" w:rsidP="0028693D">
      <w:pPr>
        <w:pStyle w:val="PargrafodaLista"/>
        <w:spacing w:line="360" w:lineRule="auto"/>
        <w:ind w:left="0" w:firstLine="709"/>
        <w:rPr>
          <w:bCs/>
        </w:rPr>
      </w:pPr>
    </w:p>
    <w:p w14:paraId="1B0AC112" w14:textId="6BDE0A36" w:rsidR="0041171F" w:rsidRDefault="00A21742" w:rsidP="00A21742">
      <w:pPr>
        <w:pStyle w:val="PargrafodaLista"/>
        <w:spacing w:line="360" w:lineRule="auto"/>
        <w:ind w:left="0" w:firstLine="709"/>
        <w:rPr>
          <w:iCs/>
        </w:rPr>
      </w:pPr>
      <w:r>
        <w:rPr>
          <w:bCs/>
        </w:rPr>
        <w:t xml:space="preserve">Existe também uma abordagem para empresas compostas </w:t>
      </w:r>
      <w:r w:rsidR="00801FCE">
        <w:rPr>
          <w:bCs/>
        </w:rPr>
        <w:t xml:space="preserve">por </w:t>
      </w:r>
      <w:r>
        <w:rPr>
          <w:bCs/>
        </w:rPr>
        <w:t>muitas arestas, as quais podem ter uma grande capacidade de criação de novos vínculos, como visto na figura 6 e 7. Nesses casos</w:t>
      </w:r>
      <w:r w:rsidR="00801FCE">
        <w:rPr>
          <w:bCs/>
        </w:rPr>
        <w:t>,</w:t>
      </w:r>
      <w:r>
        <w:rPr>
          <w:bCs/>
        </w:rPr>
        <w:t xml:space="preserve"> podemos considerar que a identificação de forma rápida e proativa dos novos vínculos</w:t>
      </w:r>
      <w:r w:rsidR="00EE2621">
        <w:rPr>
          <w:bCs/>
        </w:rPr>
        <w:t xml:space="preserve"> dá maior dinamismo </w:t>
      </w:r>
      <w:r w:rsidR="00801FCE">
        <w:rPr>
          <w:bCs/>
        </w:rPr>
        <w:t>à</w:t>
      </w:r>
      <w:r w:rsidR="00EE2621">
        <w:rPr>
          <w:bCs/>
        </w:rPr>
        <w:t xml:space="preserve">s </w:t>
      </w:r>
      <w:proofErr w:type="spellStart"/>
      <w:r w:rsidR="00EE2621">
        <w:rPr>
          <w:bCs/>
        </w:rPr>
        <w:t>IFs</w:t>
      </w:r>
      <w:proofErr w:type="spellEnd"/>
      <w:r w:rsidR="00EE2621">
        <w:rPr>
          <w:bCs/>
        </w:rPr>
        <w:t xml:space="preserve"> ao avaliar o risco de crédito </w:t>
      </w:r>
      <w:r>
        <w:rPr>
          <w:bCs/>
        </w:rPr>
        <w:t>inferido</w:t>
      </w:r>
      <w:r w:rsidR="00801FCE">
        <w:rPr>
          <w:bCs/>
        </w:rPr>
        <w:t>,</w:t>
      </w:r>
      <w:r>
        <w:rPr>
          <w:bCs/>
        </w:rPr>
        <w:t xml:space="preserve"> permitindo uma reavaliação do nível de risco proposto para cada GE.</w:t>
      </w:r>
    </w:p>
    <w:p w14:paraId="02CDE754" w14:textId="7490379A" w:rsidR="005154B6" w:rsidRDefault="000A46BE" w:rsidP="009521C5">
      <w:pPr>
        <w:pStyle w:val="PargrafodaLista"/>
        <w:spacing w:line="360" w:lineRule="auto"/>
        <w:ind w:left="0"/>
        <w:rPr>
          <w:b/>
        </w:rPr>
      </w:pPr>
      <w:r w:rsidRPr="00715294">
        <w:tab/>
      </w:r>
    </w:p>
    <w:p w14:paraId="42045220" w14:textId="081CBD1C" w:rsidR="00A16B84" w:rsidRDefault="00A16B84" w:rsidP="00A16B84">
      <w:pPr>
        <w:pStyle w:val="PargrafodaLista"/>
        <w:spacing w:line="360" w:lineRule="auto"/>
        <w:ind w:left="0"/>
        <w:jc w:val="left"/>
        <w:rPr>
          <w:b/>
        </w:rPr>
      </w:pPr>
      <w:r w:rsidRPr="005C6D70">
        <w:rPr>
          <w:b/>
        </w:rPr>
        <w:t>Conclusã</w:t>
      </w:r>
      <w:r w:rsidR="004D211C">
        <w:rPr>
          <w:b/>
        </w:rPr>
        <w:t>o</w:t>
      </w:r>
    </w:p>
    <w:p w14:paraId="0F5EDAF9" w14:textId="77777777" w:rsidR="004D211C" w:rsidRDefault="004D211C" w:rsidP="00A16B84">
      <w:pPr>
        <w:pStyle w:val="PargrafodaLista"/>
        <w:spacing w:line="360" w:lineRule="auto"/>
        <w:ind w:left="0"/>
        <w:jc w:val="left"/>
        <w:rPr>
          <w:b/>
        </w:rPr>
      </w:pPr>
    </w:p>
    <w:p w14:paraId="74601EC2" w14:textId="0CECE79C" w:rsidR="008105AF" w:rsidRDefault="008105AF" w:rsidP="008105AF">
      <w:pPr>
        <w:pStyle w:val="PargrafodaLista"/>
        <w:spacing w:line="360" w:lineRule="auto"/>
        <w:ind w:left="0" w:firstLine="709"/>
        <w:rPr>
          <w:bCs/>
        </w:rPr>
      </w:pPr>
      <w:r>
        <w:rPr>
          <w:bCs/>
        </w:rPr>
        <w:t>Concessão de c</w:t>
      </w:r>
      <w:r w:rsidRPr="006C4CD3">
        <w:rPr>
          <w:bCs/>
        </w:rPr>
        <w:t xml:space="preserve">rédito e a </w:t>
      </w:r>
      <w:r>
        <w:rPr>
          <w:bCs/>
        </w:rPr>
        <w:t xml:space="preserve">gestão </w:t>
      </w:r>
      <w:r w:rsidRPr="006C4CD3">
        <w:rPr>
          <w:bCs/>
        </w:rPr>
        <w:t xml:space="preserve">de risco são fundamentais para assegurar a estabilidade e a sustentabilidade das </w:t>
      </w:r>
      <w:proofErr w:type="spellStart"/>
      <w:r>
        <w:rPr>
          <w:bCs/>
        </w:rPr>
        <w:t>IFs</w:t>
      </w:r>
      <w:proofErr w:type="spellEnd"/>
      <w:r>
        <w:rPr>
          <w:bCs/>
        </w:rPr>
        <w:t>, pois são basicamente o núcleo de seus negócios</w:t>
      </w:r>
      <w:r w:rsidRPr="006C4CD3">
        <w:rPr>
          <w:bCs/>
        </w:rPr>
        <w:t>. A</w:t>
      </w:r>
      <w:r>
        <w:rPr>
          <w:bCs/>
        </w:rPr>
        <w:t xml:space="preserve"> evolução das abordagens na avaliação de crédito, impulsionada por </w:t>
      </w:r>
      <w:r w:rsidRPr="006C4CD3">
        <w:rPr>
          <w:bCs/>
        </w:rPr>
        <w:t xml:space="preserve">inovações associadas ao incremento de tecnologias e de </w:t>
      </w:r>
      <w:r>
        <w:rPr>
          <w:bCs/>
        </w:rPr>
        <w:t xml:space="preserve">novos </w:t>
      </w:r>
      <w:r w:rsidRPr="006C4CD3">
        <w:rPr>
          <w:bCs/>
        </w:rPr>
        <w:t xml:space="preserve">modelos, </w:t>
      </w:r>
      <w:r w:rsidRPr="004D211C">
        <w:rPr>
          <w:bCs/>
        </w:rPr>
        <w:t>tem proporcionado uma compreensão mais aprofundada das interações econômicas e sociais</w:t>
      </w:r>
      <w:r w:rsidRPr="006C4CD3">
        <w:rPr>
          <w:bCs/>
        </w:rPr>
        <w:t xml:space="preserve">. </w:t>
      </w:r>
      <w:r w:rsidR="00804692" w:rsidRPr="00804692">
        <w:rPr>
          <w:bCs/>
        </w:rPr>
        <w:t>Ao introduzir o conceito de GE na análise de risco de crédito, observamos uma otimização dos métodos de avaliação, aumentando a segurança para cumprir as diretrizes definidas pelo BACEN.</w:t>
      </w:r>
    </w:p>
    <w:p w14:paraId="0F67C289" w14:textId="79DA7206" w:rsidR="003A335C" w:rsidRDefault="00DD3D76" w:rsidP="00DD3D76">
      <w:pPr>
        <w:pStyle w:val="PargrafodaLista"/>
        <w:spacing w:line="360" w:lineRule="auto"/>
        <w:ind w:left="0" w:firstLine="709"/>
        <w:rPr>
          <w:bCs/>
        </w:rPr>
      </w:pPr>
      <w:r w:rsidRPr="00003BC8">
        <w:rPr>
          <w:bCs/>
        </w:rPr>
        <w:t xml:space="preserve">Assim, o algoritmo desenvolvido simplifica a identificação das estruturas dos </w:t>
      </w:r>
      <w:proofErr w:type="spellStart"/>
      <w:r w:rsidRPr="00003BC8">
        <w:rPr>
          <w:bCs/>
        </w:rPr>
        <w:t>GEs</w:t>
      </w:r>
      <w:proofErr w:type="spellEnd"/>
      <w:r w:rsidRPr="00003BC8">
        <w:rPr>
          <w:bCs/>
        </w:rPr>
        <w:t>, evidenciando os laços entre empresas e sócios a partir das participações societárias. Isso possibilitou a criação de visões claras das conexões</w:t>
      </w:r>
      <w:r w:rsidR="003153E4">
        <w:rPr>
          <w:bCs/>
        </w:rPr>
        <w:t xml:space="preserve"> entre seus indivíduos</w:t>
      </w:r>
      <w:r w:rsidRPr="00003BC8">
        <w:rPr>
          <w:bCs/>
        </w:rPr>
        <w:t xml:space="preserve">, aumentando a </w:t>
      </w:r>
      <w:r w:rsidR="003153E4">
        <w:rPr>
          <w:bCs/>
        </w:rPr>
        <w:t>capilaridade na</w:t>
      </w:r>
      <w:r w:rsidRPr="00003BC8">
        <w:rPr>
          <w:bCs/>
        </w:rPr>
        <w:t xml:space="preserve"> avaliação de risco de crédito</w:t>
      </w:r>
      <w:r w:rsidR="008105AF" w:rsidRPr="004D211C">
        <w:rPr>
          <w:bCs/>
        </w:rPr>
        <w:t xml:space="preserve">. </w:t>
      </w:r>
      <w:r w:rsidR="007E78AC">
        <w:rPr>
          <w:bCs/>
        </w:rPr>
        <w:t>Essa afirmação é corrobora</w:t>
      </w:r>
      <w:r w:rsidR="005976E1">
        <w:rPr>
          <w:bCs/>
        </w:rPr>
        <w:t>da</w:t>
      </w:r>
      <w:r w:rsidR="007E78AC">
        <w:rPr>
          <w:bCs/>
        </w:rPr>
        <w:t xml:space="preserve"> indiretamente com a análise demonstrada por </w:t>
      </w:r>
      <w:r w:rsidR="007E78AC" w:rsidRPr="00137FF8">
        <w:rPr>
          <w:bCs/>
        </w:rPr>
        <w:t>Jesse</w:t>
      </w:r>
      <w:r w:rsidR="005976E1" w:rsidRPr="00137FF8">
        <w:rPr>
          <w:bCs/>
        </w:rPr>
        <w:t xml:space="preserve"> (</w:t>
      </w:r>
      <w:r w:rsidR="007E78AC" w:rsidRPr="00137FF8">
        <w:rPr>
          <w:bCs/>
        </w:rPr>
        <w:t>2020</w:t>
      </w:r>
      <w:r w:rsidR="005976E1" w:rsidRPr="00137FF8">
        <w:rPr>
          <w:bCs/>
        </w:rPr>
        <w:t>)</w:t>
      </w:r>
      <w:r w:rsidR="007E78AC" w:rsidRPr="007E78AC">
        <w:rPr>
          <w:bCs/>
        </w:rPr>
        <w:t>, que dis</w:t>
      </w:r>
      <w:r w:rsidR="007E78AC">
        <w:rPr>
          <w:bCs/>
        </w:rPr>
        <w:t>corre sobre como medir e controlar o risco, utilizando métodos quantitativos e qualitativos.</w:t>
      </w:r>
      <w:r w:rsidR="003A335C">
        <w:rPr>
          <w:bCs/>
        </w:rPr>
        <w:t xml:space="preserve"> Segundo o autor, ao utilizar o método </w:t>
      </w:r>
      <w:r w:rsidR="003A335C">
        <w:rPr>
          <w:bCs/>
        </w:rPr>
        <w:lastRenderedPageBreak/>
        <w:t>quantitativo, é possível identificar variáveis</w:t>
      </w:r>
      <w:r w:rsidR="00137FF8">
        <w:rPr>
          <w:bCs/>
        </w:rPr>
        <w:t xml:space="preserve"> </w:t>
      </w:r>
      <w:r w:rsidR="005976E1">
        <w:rPr>
          <w:bCs/>
        </w:rPr>
        <w:t>como</w:t>
      </w:r>
      <w:r w:rsidR="00137FF8">
        <w:rPr>
          <w:bCs/>
        </w:rPr>
        <w:t xml:space="preserve"> </w:t>
      </w:r>
      <w:r w:rsidR="005976E1">
        <w:rPr>
          <w:bCs/>
        </w:rPr>
        <w:t>renda, taxas de juros aplicadas, prazos, histórico de inadimplência, liquidez do tomador, que</w:t>
      </w:r>
      <w:r w:rsidR="003A335C">
        <w:rPr>
          <w:bCs/>
        </w:rPr>
        <w:t xml:space="preserve"> podem </w:t>
      </w:r>
      <w:r w:rsidR="00137FF8" w:rsidRPr="00137FF8">
        <w:rPr>
          <w:bCs/>
        </w:rPr>
        <w:t>indicar que as contrapartes envolvidas no contrato podem não respeitar os acordos firmados.</w:t>
      </w:r>
      <w:r w:rsidR="003A335C">
        <w:rPr>
          <w:bCs/>
        </w:rPr>
        <w:t xml:space="preserve"> Já em uma visão qualitativa</w:t>
      </w:r>
      <w:r w:rsidR="00D33F9C">
        <w:rPr>
          <w:bCs/>
        </w:rPr>
        <w:t xml:space="preserve">, é inferido um perfil ao tomador, </w:t>
      </w:r>
      <w:r w:rsidR="00137FF8" w:rsidRPr="00137FF8">
        <w:rPr>
          <w:bCs/>
        </w:rPr>
        <w:t xml:space="preserve">baseado </w:t>
      </w:r>
      <w:r w:rsidR="00D33F9C">
        <w:rPr>
          <w:bCs/>
        </w:rPr>
        <w:t xml:space="preserve">em suas características, tais como, </w:t>
      </w:r>
      <w:r w:rsidR="005976E1">
        <w:rPr>
          <w:bCs/>
        </w:rPr>
        <w:t>capacidade de honra, vínculos empregatícios legais (</w:t>
      </w:r>
      <w:proofErr w:type="spellStart"/>
      <w:r w:rsidR="005976E1">
        <w:rPr>
          <w:bCs/>
        </w:rPr>
        <w:t>ex</w:t>
      </w:r>
      <w:proofErr w:type="spellEnd"/>
      <w:r w:rsidR="005976E1">
        <w:rPr>
          <w:bCs/>
        </w:rPr>
        <w:t xml:space="preserve">: trabalho análogo </w:t>
      </w:r>
      <w:r w:rsidR="00801FCE">
        <w:rPr>
          <w:bCs/>
        </w:rPr>
        <w:t>à</w:t>
      </w:r>
      <w:r w:rsidR="005976E1">
        <w:rPr>
          <w:bCs/>
        </w:rPr>
        <w:t xml:space="preserve"> escravidão), outros contratos em dia ou em </w:t>
      </w:r>
      <w:r w:rsidR="00137FF8">
        <w:rPr>
          <w:bCs/>
        </w:rPr>
        <w:t>atraso</w:t>
      </w:r>
      <w:r w:rsidR="00801FCE">
        <w:rPr>
          <w:bCs/>
        </w:rPr>
        <w:t>,</w:t>
      </w:r>
      <w:r w:rsidR="00137FF8" w:rsidRPr="00137FF8">
        <w:rPr>
          <w:bCs/>
        </w:rPr>
        <w:t xml:space="preserve"> etc.</w:t>
      </w:r>
    </w:p>
    <w:p w14:paraId="4C70B85B" w14:textId="1546C95B" w:rsidR="003D1350" w:rsidRDefault="003153E4" w:rsidP="003D1350">
      <w:pPr>
        <w:pStyle w:val="PargrafodaLista"/>
        <w:spacing w:line="360" w:lineRule="auto"/>
        <w:ind w:left="0" w:firstLine="709"/>
        <w:rPr>
          <w:bCs/>
        </w:rPr>
      </w:pPr>
      <w:r>
        <w:rPr>
          <w:bCs/>
        </w:rPr>
        <w:t>Sendo assim</w:t>
      </w:r>
      <w:r w:rsidR="00AD52BD">
        <w:rPr>
          <w:bCs/>
        </w:rPr>
        <w:t xml:space="preserve">, </w:t>
      </w:r>
      <w:r w:rsidR="003D1350">
        <w:rPr>
          <w:bCs/>
        </w:rPr>
        <w:t xml:space="preserve">as </w:t>
      </w:r>
      <w:proofErr w:type="spellStart"/>
      <w:r w:rsidR="003D1350">
        <w:rPr>
          <w:bCs/>
        </w:rPr>
        <w:t>IFs</w:t>
      </w:r>
      <w:proofErr w:type="spellEnd"/>
      <w:r w:rsidR="003D1350">
        <w:rPr>
          <w:bCs/>
        </w:rPr>
        <w:t xml:space="preserve"> </w:t>
      </w:r>
      <w:r w:rsidR="001F65B7">
        <w:rPr>
          <w:bCs/>
        </w:rPr>
        <w:t xml:space="preserve">precisam </w:t>
      </w:r>
      <w:r>
        <w:rPr>
          <w:bCs/>
        </w:rPr>
        <w:t>c</w:t>
      </w:r>
      <w:r w:rsidR="003D1350">
        <w:rPr>
          <w:bCs/>
        </w:rPr>
        <w:t>ontro</w:t>
      </w:r>
      <w:r>
        <w:rPr>
          <w:bCs/>
        </w:rPr>
        <w:t xml:space="preserve">lar de forma mais eficiência a </w:t>
      </w:r>
      <w:r w:rsidR="003D1350">
        <w:rPr>
          <w:bCs/>
        </w:rPr>
        <w:t>gestão d</w:t>
      </w:r>
      <w:r>
        <w:rPr>
          <w:bCs/>
        </w:rPr>
        <w:t>o</w:t>
      </w:r>
      <w:r w:rsidR="003D1350">
        <w:rPr>
          <w:bCs/>
        </w:rPr>
        <w:t xml:space="preserve"> crédito e riscos. </w:t>
      </w:r>
      <w:r>
        <w:rPr>
          <w:bCs/>
        </w:rPr>
        <w:t xml:space="preserve">Pode ser </w:t>
      </w:r>
      <w:r w:rsidR="00AD52BD" w:rsidRPr="00AD52BD">
        <w:rPr>
          <w:bCs/>
        </w:rPr>
        <w:t>realizada utilizando modelos estatísticos</w:t>
      </w:r>
      <w:r w:rsidR="003D1350" w:rsidRPr="00D33F9C">
        <w:rPr>
          <w:bCs/>
        </w:rPr>
        <w:t>, algoritmos de aprendizado de máquina e técnicas avançadas para prever o risco associado a diferentes tipos de clientes e operações de crédito.</w:t>
      </w:r>
      <w:r w:rsidR="003D1350">
        <w:rPr>
          <w:bCs/>
        </w:rPr>
        <w:t xml:space="preserve"> </w:t>
      </w:r>
      <w:r w:rsidR="00AD52BD" w:rsidRPr="00AD52BD">
        <w:rPr>
          <w:bCs/>
        </w:rPr>
        <w:t xml:space="preserve">É nesse contexto que o trabalho apresentou uma abordagem para identificar automaticamente a formação de </w:t>
      </w:r>
      <w:proofErr w:type="spellStart"/>
      <w:r w:rsidR="00801FCE">
        <w:rPr>
          <w:bCs/>
        </w:rPr>
        <w:t>GEs</w:t>
      </w:r>
      <w:proofErr w:type="spellEnd"/>
      <w:r w:rsidR="001F65B7">
        <w:rPr>
          <w:bCs/>
        </w:rPr>
        <w:t xml:space="preserve">. </w:t>
      </w:r>
      <w:r w:rsidR="003D1350" w:rsidRPr="00D33F9C">
        <w:rPr>
          <w:bCs/>
        </w:rPr>
        <w:t xml:space="preserve">Esses grupos, por </w:t>
      </w:r>
      <w:r>
        <w:rPr>
          <w:bCs/>
        </w:rPr>
        <w:t xml:space="preserve">possuírem integrantes que estão </w:t>
      </w:r>
      <w:r w:rsidR="003D1350" w:rsidRPr="00D33F9C">
        <w:rPr>
          <w:bCs/>
        </w:rPr>
        <w:t xml:space="preserve">interligados economicamente, compartilham responsabilidades e riscos. Portanto, uma análise eficaz de </w:t>
      </w:r>
      <w:proofErr w:type="spellStart"/>
      <w:r w:rsidR="00AD52BD">
        <w:rPr>
          <w:bCs/>
        </w:rPr>
        <w:t>GEs</w:t>
      </w:r>
      <w:proofErr w:type="spellEnd"/>
      <w:r w:rsidR="003D1350" w:rsidRPr="00D33F9C">
        <w:rPr>
          <w:bCs/>
        </w:rPr>
        <w:t xml:space="preserve"> pode revelar potenciais exposições ao risco de crédito que, de outra forma, passariam despercebidas em uma avaliação isolada </w:t>
      </w:r>
      <w:r w:rsidR="001F65B7">
        <w:rPr>
          <w:bCs/>
        </w:rPr>
        <w:t xml:space="preserve">das variáveis quantitativas e qualitativas </w:t>
      </w:r>
      <w:r w:rsidR="003D1350" w:rsidRPr="00D33F9C">
        <w:rPr>
          <w:bCs/>
        </w:rPr>
        <w:t>de cada empresa.</w:t>
      </w:r>
    </w:p>
    <w:p w14:paraId="57A1659E" w14:textId="57A776CF" w:rsidR="001F65B7" w:rsidRDefault="00D33F9C" w:rsidP="001F65B7">
      <w:pPr>
        <w:pStyle w:val="PargrafodaLista"/>
        <w:spacing w:line="360" w:lineRule="auto"/>
        <w:ind w:left="0" w:firstLine="709"/>
        <w:rPr>
          <w:bCs/>
        </w:rPr>
      </w:pPr>
      <w:r w:rsidRPr="00D33F9C">
        <w:rPr>
          <w:bCs/>
        </w:rPr>
        <w:t xml:space="preserve">A automatização da identificação de </w:t>
      </w:r>
      <w:proofErr w:type="spellStart"/>
      <w:r w:rsidRPr="00D33F9C">
        <w:rPr>
          <w:bCs/>
        </w:rPr>
        <w:t>GEs</w:t>
      </w:r>
      <w:proofErr w:type="spellEnd"/>
      <w:r w:rsidRPr="00D33F9C">
        <w:rPr>
          <w:bCs/>
        </w:rPr>
        <w:t xml:space="preserve"> pode trazer inúmeros benefícios para a gestão de riscos em instituições financeiras. Em primeiro lugar, a automatização acelera o processo de análise, permitindo que grandes volumes de dados sejam processados em tempo real, </w:t>
      </w:r>
      <w:r w:rsidR="00AD52BD" w:rsidRPr="00AD52BD">
        <w:rPr>
          <w:bCs/>
        </w:rPr>
        <w:t xml:space="preserve">possibilitando </w:t>
      </w:r>
      <w:r w:rsidRPr="00D33F9C">
        <w:rPr>
          <w:bCs/>
        </w:rPr>
        <w:t xml:space="preserve">decisões mais rápidas e precisas. </w:t>
      </w:r>
      <w:r w:rsidR="00AD52BD">
        <w:rPr>
          <w:bCs/>
        </w:rPr>
        <w:t>O</w:t>
      </w:r>
      <w:r w:rsidRPr="00D33F9C">
        <w:rPr>
          <w:bCs/>
        </w:rPr>
        <w:t xml:space="preserve"> reconhecimento automático de relações entre empresas e sócios</w:t>
      </w:r>
      <w:r w:rsidR="0099729D">
        <w:rPr>
          <w:bCs/>
        </w:rPr>
        <w:t>,</w:t>
      </w:r>
      <w:r w:rsidRPr="00D33F9C">
        <w:rPr>
          <w:bCs/>
        </w:rPr>
        <w:t xml:space="preserve"> </w:t>
      </w:r>
      <w:r w:rsidR="00AD52BD" w:rsidRPr="00AD52BD">
        <w:rPr>
          <w:bCs/>
        </w:rPr>
        <w:t xml:space="preserve">melhora </w:t>
      </w:r>
      <w:r w:rsidRPr="00D33F9C">
        <w:rPr>
          <w:bCs/>
        </w:rPr>
        <w:t>a visibilidade sobre as possíveis interdependências financeiras, evitando que bancos concedam crédito a empresas cujo grupo pode estar comprometido</w:t>
      </w:r>
      <w:r w:rsidR="00AD52BD">
        <w:rPr>
          <w:bCs/>
        </w:rPr>
        <w:t>,</w:t>
      </w:r>
      <w:r w:rsidR="00AD52BD" w:rsidRPr="00AD52BD">
        <w:rPr>
          <w:bCs/>
        </w:rPr>
        <w:t xml:space="preserve"> reduzindo assim a exposição ao risco e melhorando a alocação de capital.</w:t>
      </w:r>
    </w:p>
    <w:p w14:paraId="4CFA721B" w14:textId="5D43A149" w:rsidR="000870EB" w:rsidRDefault="007352E8" w:rsidP="00C86509">
      <w:pPr>
        <w:pStyle w:val="PargrafodaLista"/>
        <w:spacing w:line="360" w:lineRule="auto"/>
        <w:ind w:left="0" w:firstLine="709"/>
        <w:rPr>
          <w:bCs/>
        </w:rPr>
      </w:pPr>
      <w:r w:rsidRPr="007352E8">
        <w:rPr>
          <w:bCs/>
        </w:rPr>
        <w:t>O uso de grafos dirigidos e não dirigidos no algoritmo proporcionou uma representação mais clara dessas relações, destacando a importância dos vínculos diretos e indiretos e da influência mútua no processo de concessão de crédito</w:t>
      </w:r>
      <w:r w:rsidR="00C86509">
        <w:rPr>
          <w:bCs/>
        </w:rPr>
        <w:t xml:space="preserve">. </w:t>
      </w:r>
      <w:r w:rsidR="00C86509" w:rsidRPr="00D33F9C">
        <w:rPr>
          <w:bCs/>
        </w:rPr>
        <w:t>Por outro lado, se a identificação de</w:t>
      </w:r>
      <w:r w:rsidR="003153E4">
        <w:rPr>
          <w:bCs/>
        </w:rPr>
        <w:t xml:space="preserve"> </w:t>
      </w:r>
      <w:proofErr w:type="spellStart"/>
      <w:r w:rsidR="003153E4">
        <w:rPr>
          <w:bCs/>
        </w:rPr>
        <w:t>GEs</w:t>
      </w:r>
      <w:proofErr w:type="spellEnd"/>
      <w:r w:rsidR="00C86509" w:rsidRPr="00D33F9C">
        <w:rPr>
          <w:bCs/>
        </w:rPr>
        <w:t xml:space="preserve"> não for </w:t>
      </w:r>
      <w:r w:rsidR="00C86509">
        <w:rPr>
          <w:bCs/>
        </w:rPr>
        <w:t>precisa</w:t>
      </w:r>
      <w:r w:rsidR="00C86509" w:rsidRPr="00D33F9C">
        <w:rPr>
          <w:bCs/>
        </w:rPr>
        <w:t xml:space="preserve">, há o risco de sobrecarregar a análise de crédito com informações irrelevantes, gerando confusão sobre quais conexões </w:t>
      </w:r>
      <w:r w:rsidR="00801FCE" w:rsidRPr="00D33F9C">
        <w:rPr>
          <w:bCs/>
        </w:rPr>
        <w:t xml:space="preserve">afetam </w:t>
      </w:r>
      <w:r w:rsidR="00C86509" w:rsidRPr="00D33F9C">
        <w:rPr>
          <w:bCs/>
        </w:rPr>
        <w:t>realmente o risco financeiro.</w:t>
      </w:r>
      <w:r w:rsidR="00C86509">
        <w:rPr>
          <w:bCs/>
        </w:rPr>
        <w:t xml:space="preserve"> </w:t>
      </w:r>
      <w:r w:rsidR="00C86509" w:rsidRPr="00D33F9C">
        <w:rPr>
          <w:bCs/>
        </w:rPr>
        <w:t>Isso pode levar a decisões inadequadas, seja recusando crédito a empresas financeiramente sólidas ou concedendo a grupos de alto risco sem o devido cuidado</w:t>
      </w:r>
      <w:r w:rsidR="000870EB">
        <w:rPr>
          <w:bCs/>
        </w:rPr>
        <w:t>.</w:t>
      </w:r>
      <w:r w:rsidR="00C86509">
        <w:rPr>
          <w:bCs/>
        </w:rPr>
        <w:t xml:space="preserve"> </w:t>
      </w:r>
    </w:p>
    <w:p w14:paraId="6BC52A7A" w14:textId="52A2E632" w:rsidR="008105AF" w:rsidRDefault="00AD52BD" w:rsidP="00C86509">
      <w:pPr>
        <w:pStyle w:val="PargrafodaLista"/>
        <w:spacing w:line="360" w:lineRule="auto"/>
        <w:ind w:left="0" w:firstLine="709"/>
        <w:rPr>
          <w:bCs/>
        </w:rPr>
      </w:pPr>
      <w:r w:rsidRPr="00AD52BD">
        <w:rPr>
          <w:bCs/>
        </w:rPr>
        <w:t>Portanto</w:t>
      </w:r>
      <w:r>
        <w:rPr>
          <w:bCs/>
        </w:rPr>
        <w:t xml:space="preserve">, </w:t>
      </w:r>
      <w:r w:rsidR="000870EB">
        <w:rPr>
          <w:bCs/>
        </w:rPr>
        <w:t>a</w:t>
      </w:r>
      <w:r w:rsidR="00C86509">
        <w:rPr>
          <w:bCs/>
        </w:rPr>
        <w:t xml:space="preserve"> identificação de GE </w:t>
      </w:r>
      <w:r w:rsidR="000870EB">
        <w:rPr>
          <w:bCs/>
        </w:rPr>
        <w:t xml:space="preserve">por grafos </w:t>
      </w:r>
      <w:r w:rsidR="00C86509">
        <w:rPr>
          <w:bCs/>
        </w:rPr>
        <w:t xml:space="preserve">não pode ser </w:t>
      </w:r>
      <w:r w:rsidR="000870EB">
        <w:rPr>
          <w:bCs/>
        </w:rPr>
        <w:t>a única</w:t>
      </w:r>
      <w:r w:rsidR="00C86509">
        <w:rPr>
          <w:bCs/>
        </w:rPr>
        <w:t xml:space="preserve"> abordagem</w:t>
      </w:r>
      <w:r w:rsidR="000870EB">
        <w:rPr>
          <w:bCs/>
        </w:rPr>
        <w:t xml:space="preserve">, pois </w:t>
      </w:r>
      <w:r w:rsidR="00C86509">
        <w:rPr>
          <w:bCs/>
        </w:rPr>
        <w:t>o algoritmo</w:t>
      </w:r>
      <w:r w:rsidRPr="00AD52BD">
        <w:rPr>
          <w:bCs/>
        </w:rPr>
        <w:t xml:space="preserve"> foca </w:t>
      </w:r>
      <w:r>
        <w:rPr>
          <w:bCs/>
        </w:rPr>
        <w:t xml:space="preserve">somente </w:t>
      </w:r>
      <w:r w:rsidRPr="00AD52BD">
        <w:rPr>
          <w:bCs/>
        </w:rPr>
        <w:t>na identificação</w:t>
      </w:r>
      <w:r>
        <w:rPr>
          <w:bCs/>
        </w:rPr>
        <w:t xml:space="preserve"> de relações entre sócios e empresas</w:t>
      </w:r>
      <w:r w:rsidR="00D40A44">
        <w:rPr>
          <w:bCs/>
        </w:rPr>
        <w:t xml:space="preserve"> e pode fornecer </w:t>
      </w:r>
      <w:r w:rsidR="00D40A44" w:rsidRPr="00D40A44">
        <w:rPr>
          <w:bCs/>
        </w:rPr>
        <w:t>uma visão incompleta dos envolvidos na operação de crédito</w:t>
      </w:r>
      <w:r w:rsidR="00D40A44">
        <w:rPr>
          <w:bCs/>
        </w:rPr>
        <w:t xml:space="preserve">. </w:t>
      </w:r>
      <w:r w:rsidRPr="00AD52BD">
        <w:rPr>
          <w:bCs/>
        </w:rPr>
        <w:t xml:space="preserve">Para aprimorar esse processo, sugere-se o desenvolvimento de algoritmos que incorporem variáveis adicionais e métodos de análise preditiva, como análise de redes complexas, </w:t>
      </w:r>
      <w:r w:rsidR="00801FCE">
        <w:rPr>
          <w:bCs/>
        </w:rPr>
        <w:t>visando</w:t>
      </w:r>
      <w:r w:rsidRPr="00AD52BD">
        <w:rPr>
          <w:bCs/>
        </w:rPr>
        <w:t xml:space="preserve"> gerar </w:t>
      </w:r>
      <w:r w:rsidR="00D40A44">
        <w:rPr>
          <w:bCs/>
        </w:rPr>
        <w:t>novas premissas</w:t>
      </w:r>
      <w:r w:rsidRPr="00AD52BD">
        <w:rPr>
          <w:bCs/>
        </w:rPr>
        <w:t xml:space="preserve"> mais precis</w:t>
      </w:r>
      <w:r w:rsidR="00D40A44">
        <w:rPr>
          <w:bCs/>
        </w:rPr>
        <w:t>a</w:t>
      </w:r>
      <w:r w:rsidRPr="00AD52BD">
        <w:rPr>
          <w:bCs/>
        </w:rPr>
        <w:t xml:space="preserve">s sobre as estruturas de risco e a identificação de sócios com influência decisiva no </w:t>
      </w:r>
      <w:r w:rsidRPr="00AD52BD">
        <w:rPr>
          <w:bCs/>
        </w:rPr>
        <w:lastRenderedPageBreak/>
        <w:t>grupo</w:t>
      </w:r>
      <w:r w:rsidR="000870EB">
        <w:rPr>
          <w:bCs/>
        </w:rPr>
        <w:t>. Um exemplo disso é visto quando existem sócios minoritários presentes na formação proposta pelo algoritmo</w:t>
      </w:r>
      <w:r w:rsidR="00B62F6B">
        <w:rPr>
          <w:bCs/>
        </w:rPr>
        <w:t xml:space="preserve"> e e</w:t>
      </w:r>
      <w:r w:rsidR="000870EB">
        <w:rPr>
          <w:bCs/>
        </w:rPr>
        <w:t xml:space="preserve">sses sócios podem não possuir poder de decisão nas empresas </w:t>
      </w:r>
      <w:r w:rsidR="00ED0BB8">
        <w:rPr>
          <w:bCs/>
        </w:rPr>
        <w:t>e</w:t>
      </w:r>
      <w:r w:rsidR="000870EB">
        <w:rPr>
          <w:bCs/>
        </w:rPr>
        <w:t xml:space="preserve"> não representam </w:t>
      </w:r>
      <w:r w:rsidR="00801FCE">
        <w:rPr>
          <w:bCs/>
        </w:rPr>
        <w:t>positiva</w:t>
      </w:r>
      <w:r w:rsidR="000870EB">
        <w:rPr>
          <w:bCs/>
        </w:rPr>
        <w:t xml:space="preserve"> ou negativamente no cálculo de variáveis da concessão e risco de crédito.</w:t>
      </w:r>
    </w:p>
    <w:p w14:paraId="2F57774E" w14:textId="0971FAA6" w:rsidR="00ED0BB8" w:rsidRDefault="00B62F6B" w:rsidP="00AC0578">
      <w:pPr>
        <w:pStyle w:val="PargrafodaLista"/>
        <w:spacing w:line="360" w:lineRule="auto"/>
        <w:ind w:left="0" w:firstLine="709"/>
        <w:rPr>
          <w:bCs/>
        </w:rPr>
      </w:pPr>
      <w:r w:rsidRPr="00B62F6B">
        <w:rPr>
          <w:bCs/>
        </w:rPr>
        <w:t xml:space="preserve">Além disso, é possível vislumbrar novas direções para pesquisas futuras que podem complementar o algoritmo atual. A integração de dados alternativos, como redes sociais corporativas ou transações financeiras em tempo real, pode aumentar a precisão da identificação de </w:t>
      </w:r>
      <w:proofErr w:type="spellStart"/>
      <w:r w:rsidRPr="00B62F6B">
        <w:rPr>
          <w:bCs/>
        </w:rPr>
        <w:t>GEs</w:t>
      </w:r>
      <w:proofErr w:type="spellEnd"/>
      <w:r w:rsidRPr="00B62F6B">
        <w:rPr>
          <w:bCs/>
        </w:rPr>
        <w:t>. O uso de algoritmos de aprendizado de máquina para prever a formação de novos grupos, ou ainda a inclusão de variáveis qualitativas sobre a reputação de sócios, são algumas</w:t>
      </w:r>
      <w:r w:rsidR="00801FCE">
        <w:rPr>
          <w:bCs/>
        </w:rPr>
        <w:t xml:space="preserve"> das</w:t>
      </w:r>
      <w:r w:rsidRPr="00B62F6B">
        <w:rPr>
          <w:bCs/>
        </w:rPr>
        <w:t xml:space="preserve"> direções que poderiam tornar essa ferramenta mais robusta.</w:t>
      </w:r>
    </w:p>
    <w:p w14:paraId="7B8B32C1" w14:textId="39325352" w:rsidR="00C86509" w:rsidRDefault="00B62F6B" w:rsidP="00B62F6B">
      <w:pPr>
        <w:pStyle w:val="PargrafodaLista"/>
        <w:spacing w:line="360" w:lineRule="auto"/>
        <w:ind w:left="0" w:firstLine="709"/>
        <w:rPr>
          <w:bCs/>
        </w:rPr>
      </w:pPr>
      <w:r w:rsidRPr="00D33F9C">
        <w:rPr>
          <w:bCs/>
        </w:rPr>
        <w:t>Em resumo, a análise automatizada de grupos econômicos, quando bem implementada, pode otimizar a gestão de riscos em instituições financeiras, proporcionando uma visão mais completa e eficiente das relações econômicas entre os tomadores de crédito e seus sócios.</w:t>
      </w:r>
      <w:r>
        <w:rPr>
          <w:bCs/>
        </w:rPr>
        <w:t xml:space="preserve"> Ou seja, a implementação </w:t>
      </w:r>
      <w:r w:rsidR="008105AF" w:rsidRPr="006C4CD3">
        <w:rPr>
          <w:bCs/>
        </w:rPr>
        <w:t xml:space="preserve">de modelos de grafos </w:t>
      </w:r>
      <w:r>
        <w:rPr>
          <w:bCs/>
        </w:rPr>
        <w:t xml:space="preserve">não pode ser considerada como o único meio de identificação de GE, mas sim um ponto de partida </w:t>
      </w:r>
      <w:r w:rsidR="0018695B">
        <w:rPr>
          <w:bCs/>
        </w:rPr>
        <w:t xml:space="preserve">para </w:t>
      </w:r>
      <w:r w:rsidR="008105AF" w:rsidRPr="006C4CD3">
        <w:rPr>
          <w:bCs/>
        </w:rPr>
        <w:t xml:space="preserve">identificar de forma proativa as conexões entre empresas e sócios, </w:t>
      </w:r>
      <w:r w:rsidR="0018695B">
        <w:rPr>
          <w:bCs/>
        </w:rPr>
        <w:t>possibilitando</w:t>
      </w:r>
      <w:r w:rsidR="00A76550">
        <w:rPr>
          <w:bCs/>
        </w:rPr>
        <w:t xml:space="preserve"> </w:t>
      </w:r>
      <w:r w:rsidR="0018695B">
        <w:rPr>
          <w:bCs/>
        </w:rPr>
        <w:t>à</w:t>
      </w:r>
      <w:r w:rsidR="00A76550">
        <w:rPr>
          <w:bCs/>
        </w:rPr>
        <w:t>s I</w:t>
      </w:r>
      <w:proofErr w:type="spellStart"/>
      <w:r w:rsidR="00A76550">
        <w:rPr>
          <w:bCs/>
        </w:rPr>
        <w:t>Fs</w:t>
      </w:r>
      <w:proofErr w:type="spellEnd"/>
      <w:r w:rsidR="00A76550">
        <w:rPr>
          <w:bCs/>
        </w:rPr>
        <w:t xml:space="preserve"> se </w:t>
      </w:r>
      <w:r w:rsidR="008105AF" w:rsidRPr="006C4CD3">
        <w:rPr>
          <w:bCs/>
        </w:rPr>
        <w:t xml:space="preserve">antecipar </w:t>
      </w:r>
      <w:r w:rsidR="00A76550">
        <w:rPr>
          <w:bCs/>
        </w:rPr>
        <w:t xml:space="preserve">e </w:t>
      </w:r>
      <w:r w:rsidR="008105AF" w:rsidRPr="006C4CD3">
        <w:rPr>
          <w:bCs/>
        </w:rPr>
        <w:t>tomarem melhores decisões</w:t>
      </w:r>
      <w:r w:rsidR="00A76550">
        <w:rPr>
          <w:bCs/>
        </w:rPr>
        <w:t xml:space="preserve"> na concessão e gestão de crédito. </w:t>
      </w:r>
    </w:p>
    <w:p w14:paraId="3442DF8A" w14:textId="77777777" w:rsidR="00635C2A" w:rsidRDefault="00635C2A" w:rsidP="00635C2A">
      <w:pPr>
        <w:spacing w:line="360" w:lineRule="auto"/>
        <w:rPr>
          <w:b/>
        </w:rPr>
      </w:pPr>
    </w:p>
    <w:p w14:paraId="68ABFA77" w14:textId="0C4C00DF" w:rsidR="00635C2A" w:rsidRPr="005C6D70" w:rsidRDefault="00635C2A" w:rsidP="00635C2A">
      <w:pPr>
        <w:spacing w:line="360" w:lineRule="auto"/>
      </w:pPr>
      <w:r w:rsidRPr="00635C2A">
        <w:rPr>
          <w:b/>
        </w:rPr>
        <w:t>Agradecimentos</w:t>
      </w:r>
      <w:r>
        <w:rPr>
          <w:b/>
        </w:rPr>
        <w:t xml:space="preserve"> </w:t>
      </w:r>
    </w:p>
    <w:p w14:paraId="28B49CDF" w14:textId="77777777" w:rsidR="00635C2A" w:rsidRDefault="00635C2A" w:rsidP="00635C2A">
      <w:pPr>
        <w:spacing w:line="360" w:lineRule="auto"/>
        <w:jc w:val="left"/>
      </w:pPr>
      <w:r w:rsidRPr="005C6D70">
        <w:t xml:space="preserve"> </w:t>
      </w:r>
    </w:p>
    <w:p w14:paraId="3544BB95" w14:textId="54EB41D3" w:rsidR="00D31B5C" w:rsidRPr="005A6631" w:rsidRDefault="00A21742" w:rsidP="00A21742">
      <w:pPr>
        <w:pStyle w:val="PargrafodaLista"/>
        <w:spacing w:line="360" w:lineRule="auto"/>
        <w:ind w:left="0" w:firstLine="709"/>
        <w:rPr>
          <w:b/>
        </w:rPr>
      </w:pPr>
      <w:r>
        <w:rPr>
          <w:bCs/>
        </w:rPr>
        <w:t xml:space="preserve">Agradeço e dedico o esforço deste trabalho aos meus familiares e amigos que sempre me incentivaram a crescer </w:t>
      </w:r>
      <w:r w:rsidR="00801FCE">
        <w:rPr>
          <w:bCs/>
        </w:rPr>
        <w:t>profissional</w:t>
      </w:r>
      <w:r>
        <w:rPr>
          <w:bCs/>
        </w:rPr>
        <w:t xml:space="preserve"> e pessoalmente. </w:t>
      </w:r>
    </w:p>
    <w:p w14:paraId="7FF736D4" w14:textId="77777777" w:rsidR="00635C2A" w:rsidRDefault="00635C2A" w:rsidP="005154B6">
      <w:pPr>
        <w:pStyle w:val="PargrafodaLista"/>
        <w:spacing w:line="360" w:lineRule="auto"/>
        <w:ind w:left="0" w:firstLine="709"/>
        <w:rPr>
          <w:b/>
        </w:rPr>
      </w:pPr>
    </w:p>
    <w:p w14:paraId="6597D8DE" w14:textId="77777777" w:rsidR="000A46BE" w:rsidRDefault="000A46BE" w:rsidP="000A46BE">
      <w:pPr>
        <w:spacing w:line="360" w:lineRule="auto"/>
        <w:rPr>
          <w:b/>
        </w:rPr>
      </w:pPr>
      <w:bookmarkStart w:id="33" w:name="_Hlk33977167"/>
      <w:commentRangeStart w:id="34"/>
      <w:r w:rsidRPr="000E6826">
        <w:rPr>
          <w:b/>
        </w:rPr>
        <w:t>Referências</w:t>
      </w:r>
      <w:commentRangeEnd w:id="34"/>
      <w:r w:rsidR="00BD2701">
        <w:rPr>
          <w:rStyle w:val="Refdecomentrio"/>
        </w:rPr>
        <w:commentReference w:id="34"/>
      </w:r>
    </w:p>
    <w:bookmarkEnd w:id="33"/>
    <w:p w14:paraId="0D67B80F" w14:textId="77777777" w:rsidR="000A46BE" w:rsidRDefault="000A46BE" w:rsidP="000A46BE">
      <w:pPr>
        <w:spacing w:line="360" w:lineRule="auto"/>
        <w:rPr>
          <w:b/>
        </w:rPr>
      </w:pPr>
    </w:p>
    <w:p w14:paraId="08544B61" w14:textId="77777777" w:rsidR="003B0AA1" w:rsidRDefault="003B0AA1" w:rsidP="003B0AA1">
      <w:pPr>
        <w:spacing w:after="240" w:line="240" w:lineRule="auto"/>
        <w:ind w:left="357"/>
        <w:jc w:val="left"/>
      </w:pPr>
      <w:r w:rsidRPr="0056034C">
        <w:t>Banco Central do Brasil [BACEN]</w:t>
      </w:r>
      <w:r w:rsidRPr="0056034C">
        <w:rPr>
          <w:rPrChange w:id="35" w:author="Gustavo Araújo" w:date="2024-09-15T13:28:00Z" w16du:dateUtc="2024-09-15T16:28:00Z">
            <w:rPr>
              <w:b/>
              <w:bCs/>
              <w:iCs/>
            </w:rPr>
          </w:rPrChange>
        </w:rPr>
        <w:t>.</w:t>
      </w:r>
      <w:r w:rsidRPr="0056034C">
        <w:t xml:space="preserve"> 2017. Resolução nº 4557, de 23 de fevereiro. Dispõe sobre a estrutura de gerenciamento de riscos e apetite por riscos nas instituições finan</w:t>
      </w:r>
      <w:r w:rsidRPr="0056034C">
        <w:softHyphen/>
        <w:t>ceiras. Disponível em:</w:t>
      </w:r>
      <w:r>
        <w:t xml:space="preserve"> &lt;</w:t>
      </w:r>
      <w:hyperlink r:id="rId24" w:history="1">
        <w:r w:rsidRPr="00222EB8">
          <w:rPr>
            <w:rStyle w:val="Hyperlink"/>
          </w:rPr>
          <w:t>https://normativos.bcb.gov.br/Lists/Normativos/Attachm</w:t>
        </w:r>
        <w:r w:rsidRPr="00222EB8">
          <w:rPr>
            <w:rStyle w:val="Hyperlink"/>
          </w:rPr>
          <w:t>e</w:t>
        </w:r>
        <w:r w:rsidRPr="00222EB8">
          <w:rPr>
            <w:rStyle w:val="Hyperlink"/>
          </w:rPr>
          <w:t>nts/50344/Res_4557_v1_O.pdf</w:t>
        </w:r>
      </w:hyperlink>
      <w:r>
        <w:t>&gt;</w:t>
      </w:r>
      <w:r w:rsidRPr="0056034C">
        <w:t>. Acesso em: 10 jun. 2024.</w:t>
      </w:r>
    </w:p>
    <w:p w14:paraId="24DC7C64" w14:textId="77777777" w:rsidR="003B0AA1" w:rsidRPr="0056034C" w:rsidRDefault="003B0AA1" w:rsidP="003B0AA1">
      <w:pPr>
        <w:spacing w:after="240" w:line="240" w:lineRule="auto"/>
        <w:ind w:left="357"/>
        <w:jc w:val="left"/>
      </w:pPr>
      <w:r w:rsidRPr="0056034C">
        <w:t xml:space="preserve">Base dos Dados. 2023. Quadro Societário CNPJ. Disponível em: </w:t>
      </w:r>
      <w:r>
        <w:t>&lt;</w:t>
      </w:r>
      <w:hyperlink r:id="rId25" w:history="1">
        <w:r w:rsidRPr="00A11CBD">
          <w:rPr>
            <w:rStyle w:val="Hyperlink"/>
          </w:rPr>
          <w:t>https://basedosdados.org/dataset/e43f0d5b-43cf-4bfb-8d90-c38a4e0d7c4f?table=81272674-f522-4e43-a70b-05bf46f</w:t>
        </w:r>
        <w:r w:rsidRPr="00A11CBD">
          <w:rPr>
            <w:rStyle w:val="Hyperlink"/>
          </w:rPr>
          <w:t>0</w:t>
        </w:r>
        <w:r w:rsidRPr="00A11CBD">
          <w:rPr>
            <w:rStyle w:val="Hyperlink"/>
          </w:rPr>
          <w:t>a163</w:t>
        </w:r>
      </w:hyperlink>
      <w:r>
        <w:t>&gt;</w:t>
      </w:r>
      <w:r w:rsidRPr="0056034C">
        <w:t>. Acess</w:t>
      </w:r>
      <w:del w:id="36" w:author="Gustavo Araújo" w:date="2024-09-15T13:36:00Z" w16du:dateUtc="2024-09-15T16:36:00Z">
        <w:r w:rsidRPr="0056034C" w:rsidDel="00C723C2">
          <w:delText>ado</w:delText>
        </w:r>
      </w:del>
      <w:ins w:id="37" w:author="Gustavo Araújo" w:date="2024-09-15T13:36:00Z" w16du:dateUtc="2024-09-15T16:36:00Z">
        <w:r>
          <w:t>o</w:t>
        </w:r>
      </w:ins>
      <w:r w:rsidRPr="0056034C">
        <w:t xml:space="preserve"> em: 10 mar</w:t>
      </w:r>
      <w:r>
        <w:t xml:space="preserve">. </w:t>
      </w:r>
      <w:r w:rsidRPr="0056034C">
        <w:t xml:space="preserve"> 2024.</w:t>
      </w:r>
    </w:p>
    <w:p w14:paraId="399CCBFD" w14:textId="77777777" w:rsidR="003B0AA1" w:rsidRPr="0056034C" w:rsidRDefault="003B0AA1" w:rsidP="003B0AA1">
      <w:pPr>
        <w:spacing w:after="240" w:line="240" w:lineRule="auto"/>
        <w:ind w:left="357"/>
        <w:jc w:val="left"/>
      </w:pPr>
      <w:r w:rsidRPr="00375AB4">
        <w:t>Camargos</w:t>
      </w:r>
      <w:r w:rsidRPr="008F493E">
        <w:t xml:space="preserve">, M.A. 2012. A inadimplência em um programa de crédito de uma instituição financeira pública de minas gerais: uma análise utilizando regressão logística. REGE - Revista de Gestão. Disponível em: </w:t>
      </w:r>
      <w:r>
        <w:t>&lt;</w:t>
      </w:r>
      <w:r>
        <w:fldChar w:fldCharType="begin"/>
      </w:r>
      <w:r>
        <w:instrText>HYPERLINK "</w:instrText>
      </w:r>
      <w:ins w:id="38" w:author="Gustavo Araújo" w:date="2024-09-15T13:42:00Z" w16du:dateUtc="2024-09-15T16:42:00Z">
        <w:r w:rsidRPr="00743086">
          <w:instrText>https://www.sciencedirect.com/science/article/pii/S180</w:instrText>
        </w:r>
      </w:ins>
      <w:ins w:id="39" w:author="Gustavo Araújo" w:date="2024-09-15T13:43:00Z" w16du:dateUtc="2024-09-15T16:43:00Z">
        <w:r w:rsidRPr="00743086">
          <w:instrText xml:space="preserve"> </w:instrText>
        </w:r>
      </w:ins>
      <w:ins w:id="40" w:author="Gustavo Araújo" w:date="2024-09-15T13:42:00Z" w16du:dateUtc="2024-09-15T16:42:00Z">
        <w:r w:rsidRPr="00743086">
          <w:instrText>9227616303204</w:instrText>
        </w:r>
      </w:ins>
      <w:r>
        <w:instrText>"</w:instrText>
      </w:r>
      <w:r>
        <w:fldChar w:fldCharType="separate"/>
      </w:r>
      <w:del w:id="41" w:author="Gustavo Araújo" w:date="2024-09-15T13:42:00Z" w16du:dateUtc="2024-09-15T16:42:00Z">
        <w:r w:rsidRPr="00222EB8" w:rsidDel="00C723C2">
          <w:rPr>
            <w:rStyle w:val="Hyperlink"/>
          </w:rPr>
          <w:delText>https://www.sciencedi</w:delText>
        </w:r>
        <w:r w:rsidRPr="00222EB8" w:rsidDel="00C723C2">
          <w:rPr>
            <w:rStyle w:val="Hyperlink"/>
          </w:rPr>
          <w:softHyphen/>
          <w:delText>rect.com/science/article/pii/S180 9227616303204</w:delText>
        </w:r>
      </w:del>
      <w:ins w:id="42" w:author="Gustavo Araújo" w:date="2024-09-15T13:42:00Z" w16du:dateUtc="2024-09-15T16:42:00Z">
        <w:r w:rsidRPr="00222EB8">
          <w:rPr>
            <w:rStyle w:val="Hyperlink"/>
          </w:rPr>
          <w:t>https:</w:t>
        </w:r>
        <w:r w:rsidRPr="00222EB8">
          <w:rPr>
            <w:rStyle w:val="Hyperlink"/>
          </w:rPr>
          <w:t>/</w:t>
        </w:r>
        <w:r w:rsidRPr="00222EB8">
          <w:rPr>
            <w:rStyle w:val="Hyperlink"/>
          </w:rPr>
          <w:t>/www.sciencedirect.com/science/article/pii/S180</w:t>
        </w:r>
      </w:ins>
      <w:ins w:id="43" w:author="Gustavo Araújo" w:date="2024-09-15T13:43:00Z" w16du:dateUtc="2024-09-15T16:43:00Z">
        <w:r w:rsidRPr="00222EB8">
          <w:rPr>
            <w:rStyle w:val="Hyperlink"/>
          </w:rPr>
          <w:t xml:space="preserve"> </w:t>
        </w:r>
      </w:ins>
      <w:ins w:id="44" w:author="Gustavo Araújo" w:date="2024-09-15T13:42:00Z" w16du:dateUtc="2024-09-15T16:42:00Z">
        <w:r w:rsidRPr="00222EB8">
          <w:rPr>
            <w:rStyle w:val="Hyperlink"/>
          </w:rPr>
          <w:t>9227616303204</w:t>
        </w:r>
      </w:ins>
      <w:r>
        <w:fldChar w:fldCharType="end"/>
      </w:r>
      <w:r>
        <w:t xml:space="preserve">&gt;. </w:t>
      </w:r>
      <w:r w:rsidRPr="0056034C">
        <w:t xml:space="preserve">Acesso </w:t>
      </w:r>
      <w:r w:rsidRPr="008F493E">
        <w:t xml:space="preserve">em: </w:t>
      </w:r>
      <w:r>
        <w:t>10 mar.</w:t>
      </w:r>
      <w:r w:rsidRPr="008F493E">
        <w:t xml:space="preserve"> 202</w:t>
      </w:r>
      <w:r>
        <w:t>4.</w:t>
      </w:r>
    </w:p>
    <w:p w14:paraId="4F4A8393" w14:textId="77777777" w:rsidR="003B0AA1" w:rsidRDefault="003B0AA1" w:rsidP="003B0AA1">
      <w:pPr>
        <w:spacing w:after="240" w:line="240" w:lineRule="auto"/>
        <w:ind w:left="357"/>
        <w:jc w:val="left"/>
      </w:pPr>
      <w:r w:rsidRPr="00375AB4">
        <w:lastRenderedPageBreak/>
        <w:t>Gonçalves</w:t>
      </w:r>
      <w:r w:rsidRPr="008F493E">
        <w:t>, Reinaldo.</w:t>
      </w:r>
      <w:r w:rsidRPr="00CC4409">
        <w:t xml:space="preserve"> 1991.</w:t>
      </w:r>
      <w:r w:rsidRPr="008F493E">
        <w:t xml:space="preserve"> Grupos econômicos: uma análise conceitual e teórica. Dispo</w:t>
      </w:r>
      <w:r>
        <w:t>n</w:t>
      </w:r>
      <w:r w:rsidRPr="008F493E">
        <w:t>ível em</w:t>
      </w:r>
      <w:r>
        <w:t>: &lt;</w:t>
      </w:r>
      <w:hyperlink r:id="rId26" w:history="1">
        <w:r w:rsidRPr="00DA1E2E">
          <w:rPr>
            <w:rStyle w:val="Hyperlink"/>
          </w:rPr>
          <w:t>https://periodicos.fgv.br/rbe/article/view/534</w:t>
        </w:r>
      </w:hyperlink>
      <w:r>
        <w:t>&gt;</w:t>
      </w:r>
      <w:r w:rsidRPr="008F493E">
        <w:t xml:space="preserve">. </w:t>
      </w:r>
      <w:r w:rsidRPr="0056034C">
        <w:t xml:space="preserve">Acesso </w:t>
      </w:r>
      <w:r w:rsidRPr="008F493E">
        <w:t xml:space="preserve">em: </w:t>
      </w:r>
      <w:r>
        <w:t xml:space="preserve">10 mar. </w:t>
      </w:r>
      <w:r w:rsidRPr="008F493E">
        <w:t>2024</w:t>
      </w:r>
      <w:r>
        <w:t xml:space="preserve">. </w:t>
      </w:r>
    </w:p>
    <w:p w14:paraId="78A66FFF" w14:textId="77720464" w:rsidR="003B0AA1" w:rsidRDefault="003B0AA1" w:rsidP="003B0AA1">
      <w:pPr>
        <w:spacing w:after="240" w:line="240" w:lineRule="auto"/>
        <w:ind w:left="357"/>
        <w:jc w:val="left"/>
      </w:pPr>
      <w:r w:rsidRPr="00375AB4">
        <w:t xml:space="preserve">Google </w:t>
      </w:r>
      <w:proofErr w:type="spellStart"/>
      <w:r w:rsidRPr="00375AB4">
        <w:t>BigQuery</w:t>
      </w:r>
      <w:proofErr w:type="spellEnd"/>
      <w:r w:rsidRPr="0056034C">
        <w:rPr>
          <w:rPrChange w:id="45" w:author="Gustavo Araújo" w:date="2024-09-15T13:27:00Z" w16du:dateUtc="2024-09-15T16:27:00Z">
            <w:rPr>
              <w:b/>
              <w:bCs/>
            </w:rPr>
          </w:rPrChange>
        </w:rPr>
        <w:t xml:space="preserve">. </w:t>
      </w:r>
      <w:r w:rsidRPr="00331161">
        <w:t xml:space="preserve">Serviço de armazenamento de dados. </w:t>
      </w:r>
      <w:r w:rsidR="001735B1" w:rsidRPr="00375AB4">
        <w:t>2024</w:t>
      </w:r>
      <w:r w:rsidR="001735B1">
        <w:t xml:space="preserve">. </w:t>
      </w:r>
      <w:r w:rsidRPr="00331161">
        <w:t xml:space="preserve">Disponível em: </w:t>
      </w:r>
      <w:r>
        <w:t>&lt;</w:t>
      </w:r>
      <w:r w:rsidR="00F73BB1">
        <w:fldChar w:fldCharType="begin"/>
      </w:r>
      <w:r w:rsidR="00F73BB1">
        <w:instrText>HYPERLINK "https://cloud.google.com/bigquery"</w:instrText>
      </w:r>
      <w:r w:rsidR="00F73BB1">
        <w:fldChar w:fldCharType="separate"/>
      </w:r>
      <w:del w:id="46" w:author="Gustavo Araújo" w:date="2024-09-15T13:27:00Z" w16du:dateUtc="2024-09-15T16:27:00Z">
        <w:r w:rsidRPr="00F73BB1" w:rsidDel="0056034C">
          <w:rPr>
            <w:rStyle w:val="Hyperlink"/>
          </w:rPr>
          <w:delText>&lt;</w:delText>
        </w:r>
      </w:del>
      <w:r w:rsidRPr="00F73BB1">
        <w:rPr>
          <w:rStyle w:val="Hyperlink"/>
          <w:rPrChange w:id="47" w:author="Gustavo Araújo" w:date="2024-09-15T13:27:00Z" w16du:dateUtc="2024-09-15T16:27:00Z">
            <w:rPr>
              <w:rStyle w:val="Hyperlink"/>
            </w:rPr>
          </w:rPrChange>
        </w:rPr>
        <w:t>https://cloud.goog</w:t>
      </w:r>
      <w:r w:rsidRPr="00F73BB1">
        <w:rPr>
          <w:rStyle w:val="Hyperlink"/>
          <w:rPrChange w:id="48" w:author="Gustavo Araújo" w:date="2024-09-15T13:27:00Z" w16du:dateUtc="2024-09-15T16:27:00Z">
            <w:rPr>
              <w:rStyle w:val="Hyperlink"/>
            </w:rPr>
          </w:rPrChange>
        </w:rPr>
        <w:t>l</w:t>
      </w:r>
      <w:r w:rsidRPr="00F73BB1">
        <w:rPr>
          <w:rStyle w:val="Hyperlink"/>
          <w:rPrChange w:id="49" w:author="Gustavo Araújo" w:date="2024-09-15T13:27:00Z" w16du:dateUtc="2024-09-15T16:27:00Z">
            <w:rPr>
              <w:rStyle w:val="Hyperlink"/>
            </w:rPr>
          </w:rPrChange>
        </w:rPr>
        <w:t>e.com/bigquery</w:t>
      </w:r>
      <w:r w:rsidR="00F73BB1">
        <w:fldChar w:fldCharType="end"/>
      </w:r>
      <w:r w:rsidRPr="00F73BB1">
        <w:t>&gt;</w:t>
      </w:r>
      <w:del w:id="50" w:author="Gustavo Araújo" w:date="2024-09-15T13:27:00Z" w16du:dateUtc="2024-09-15T16:27:00Z">
        <w:r w:rsidDel="0056034C">
          <w:delText>&gt;</w:delText>
        </w:r>
      </w:del>
      <w:r w:rsidRPr="00331161">
        <w:t xml:space="preserve">. </w:t>
      </w:r>
      <w:r w:rsidRPr="0056034C">
        <w:t xml:space="preserve">Acesso </w:t>
      </w:r>
      <w:r w:rsidRPr="00331161">
        <w:t xml:space="preserve">em: </w:t>
      </w:r>
      <w:r>
        <w:t xml:space="preserve">10 jun. </w:t>
      </w:r>
      <w:r w:rsidRPr="00331161">
        <w:t>2024.</w:t>
      </w:r>
    </w:p>
    <w:p w14:paraId="2423826C" w14:textId="39D56F21" w:rsidR="003B0AA1" w:rsidRPr="008F493E" w:rsidRDefault="00F73BB1" w:rsidP="003B0AA1">
      <w:pPr>
        <w:spacing w:after="240" w:line="240" w:lineRule="auto"/>
        <w:ind w:left="357"/>
        <w:jc w:val="left"/>
      </w:pPr>
      <w:r w:rsidRPr="00F73BB1">
        <w:t xml:space="preserve">Governo </w:t>
      </w:r>
      <w:r>
        <w:t>d</w:t>
      </w:r>
      <w:r w:rsidRPr="00F73BB1">
        <w:t>o Brasil</w:t>
      </w:r>
      <w:r>
        <w:t>.</w:t>
      </w:r>
      <w:r w:rsidR="003B0AA1">
        <w:t xml:space="preserve"> </w:t>
      </w:r>
      <w:r w:rsidR="003B0AA1" w:rsidRPr="008F493E">
        <w:t>Cadastro Nacional da Pessoa Jurídica – CNPJ.</w:t>
      </w:r>
      <w:r>
        <w:t xml:space="preserve"> 2024.</w:t>
      </w:r>
      <w:r w:rsidR="003B0AA1" w:rsidRPr="008F493E">
        <w:t xml:space="preserve"> Disponível em:</w:t>
      </w:r>
      <w:r w:rsidR="003B0AA1">
        <w:t xml:space="preserve"> &lt;</w:t>
      </w:r>
      <w:hyperlink r:id="rId27" w:history="1">
        <w:r w:rsidR="003B0AA1" w:rsidRPr="00DA1E2E">
          <w:rPr>
            <w:rStyle w:val="Hyperlink"/>
          </w:rPr>
          <w:t>https://dados.gov.br/dados/conjuntos-dados/cadastro-nacional-da-pessoa-juridica---cnpj</w:t>
        </w:r>
      </w:hyperlink>
      <w:r w:rsidR="003B0AA1">
        <w:t>&gt;</w:t>
      </w:r>
      <w:r w:rsidR="003B0AA1" w:rsidRPr="008F493E">
        <w:t xml:space="preserve">. </w:t>
      </w:r>
      <w:r w:rsidR="003B0AA1" w:rsidRPr="0056034C">
        <w:t xml:space="preserve">Acesso </w:t>
      </w:r>
      <w:r w:rsidR="003B0AA1" w:rsidRPr="008F493E">
        <w:t>em</w:t>
      </w:r>
      <w:r w:rsidR="003B0AA1">
        <w:t>:</w:t>
      </w:r>
      <w:r w:rsidR="003B0AA1" w:rsidRPr="008F493E">
        <w:t xml:space="preserve"> 24 mar</w:t>
      </w:r>
      <w:r w:rsidR="003B0AA1">
        <w:t>.</w:t>
      </w:r>
      <w:r w:rsidR="003B0AA1" w:rsidRPr="008F493E">
        <w:t xml:space="preserve"> 2024.</w:t>
      </w:r>
    </w:p>
    <w:p w14:paraId="75B160E9" w14:textId="77777777" w:rsidR="003B0AA1" w:rsidRDefault="003B0AA1" w:rsidP="003B0AA1">
      <w:pPr>
        <w:spacing w:after="240" w:line="240" w:lineRule="auto"/>
        <w:ind w:left="357"/>
        <w:jc w:val="left"/>
      </w:pPr>
      <w:r w:rsidRPr="0056034C">
        <w:t>Instituto de Pesquisa Econômica Aplicada [IPEA]. 2006</w:t>
      </w:r>
      <w:r w:rsidRPr="0056034C">
        <w:rPr>
          <w:rPrChange w:id="51" w:author="Gustavo Araújo" w:date="2024-09-15T13:28:00Z" w16du:dateUtc="2024-09-15T16:28:00Z">
            <w:rPr>
              <w:b/>
              <w:bCs/>
              <w:iCs/>
            </w:rPr>
          </w:rPrChange>
        </w:rPr>
        <w:t xml:space="preserve">. </w:t>
      </w:r>
      <w:r w:rsidRPr="0056034C">
        <w:t>Risco de Crédito: Desenvolvi</w:t>
      </w:r>
      <w:r w:rsidRPr="0056034C">
        <w:softHyphen/>
        <w:t xml:space="preserve">mento de modelo </w:t>
      </w:r>
      <w:proofErr w:type="spellStart"/>
      <w:r w:rsidRPr="0056034C">
        <w:t>Credit</w:t>
      </w:r>
      <w:proofErr w:type="spellEnd"/>
      <w:r w:rsidRPr="0056034C">
        <w:t xml:space="preserve"> </w:t>
      </w:r>
      <w:proofErr w:type="spellStart"/>
      <w:r w:rsidRPr="0056034C">
        <w:t>Scoring</w:t>
      </w:r>
      <w:proofErr w:type="spellEnd"/>
      <w:r w:rsidRPr="0056034C">
        <w:t xml:space="preserve"> para a gestão da inadimplência de uma instituição de microcrédito. Disponível em:</w:t>
      </w:r>
      <w:r>
        <w:t xml:space="preserve"> &lt;</w:t>
      </w:r>
      <w:hyperlink r:id="rId28" w:history="1">
        <w:r w:rsidRPr="00DA1E2E">
          <w:rPr>
            <w:rStyle w:val="Hyperlink"/>
          </w:rPr>
          <w:t>https://www.ipea.gov.br/ipeacaixa/premio2006/docs/trabpremiados/IpeaCaixa2006_Profissional_02lugar_tema03.pdf</w:t>
        </w:r>
      </w:hyperlink>
      <w:r>
        <w:t>&gt;</w:t>
      </w:r>
      <w:r w:rsidRPr="0056034C">
        <w:t>. Acesso em: 30 jun. 2024.</w:t>
      </w:r>
    </w:p>
    <w:p w14:paraId="014F3B96" w14:textId="3735F551" w:rsidR="003B0AA1" w:rsidRPr="008F493E" w:rsidRDefault="003B0AA1" w:rsidP="003B0AA1">
      <w:pPr>
        <w:spacing w:after="240" w:line="240" w:lineRule="auto"/>
        <w:ind w:left="357"/>
        <w:jc w:val="left"/>
      </w:pPr>
      <w:proofErr w:type="spellStart"/>
      <w:r w:rsidRPr="003A76D6">
        <w:t>Jassé</w:t>
      </w:r>
      <w:proofErr w:type="spellEnd"/>
      <w:r w:rsidRPr="003A76D6">
        <w:t xml:space="preserve">, P. </w:t>
      </w:r>
      <w:r>
        <w:t xml:space="preserve">2020. </w:t>
      </w:r>
      <w:r w:rsidRPr="0056034C">
        <w:rPr>
          <w:rPrChange w:id="52" w:author="Gustavo Araújo" w:date="2024-09-15T13:28:00Z" w16du:dateUtc="2024-09-15T16:28:00Z">
            <w:rPr>
              <w:rFonts w:ascii="Helvetica" w:eastAsia="Times New Roman" w:hAnsi="Helvetica" w:cs="Helvetica"/>
              <w:color w:val="333333"/>
              <w:sz w:val="21"/>
              <w:szCs w:val="21"/>
              <w:lang w:eastAsia="pt-BR"/>
            </w:rPr>
          </w:rPrChange>
        </w:rPr>
        <w:t xml:space="preserve">Gestão Do Risco De Crédito Bancário: Estudo Empírico. Disponível em: </w:t>
      </w:r>
      <w:r>
        <w:t>&lt;</w:t>
      </w:r>
      <w:r>
        <w:fldChar w:fldCharType="begin"/>
      </w:r>
      <w:r>
        <w:instrText>HYPERLINK "</w:instrText>
      </w:r>
      <w:r w:rsidRPr="0056034C">
        <w:rPr>
          <w:rPrChange w:id="53" w:author="Gustavo Araújo" w:date="2024-09-15T13:28:00Z" w16du:dateUtc="2024-09-15T16:28:00Z">
            <w:rPr>
              <w:rStyle w:val="Hyperlink"/>
            </w:rPr>
          </w:rPrChange>
        </w:rPr>
        <w:instrText>https://comum.rcaap.pt/handle/10400.26/31674</w:instrText>
      </w:r>
      <w:r>
        <w:instrText>"</w:instrText>
      </w:r>
      <w:r>
        <w:fldChar w:fldCharType="separate"/>
      </w:r>
      <w:r w:rsidRPr="00222EB8">
        <w:rPr>
          <w:rStyle w:val="Hyperlink"/>
          <w:rPrChange w:id="54" w:author="Gustavo Araújo" w:date="2024-09-15T13:28:00Z" w16du:dateUtc="2024-09-15T16:28:00Z">
            <w:rPr>
              <w:rStyle w:val="Hyperlink"/>
            </w:rPr>
          </w:rPrChange>
        </w:rPr>
        <w:t>https://comum.rcaap.pt/han</w:t>
      </w:r>
      <w:r w:rsidRPr="00DA1E2E">
        <w:rPr>
          <w:rStyle w:val="Hyperlink"/>
        </w:rPr>
        <w:t>d</w:t>
      </w:r>
      <w:r w:rsidRPr="00DA1E2E">
        <w:rPr>
          <w:rStyle w:val="Hyperlink"/>
        </w:rPr>
        <w:t>le/10400.26/31674</w:t>
      </w:r>
      <w:r>
        <w:fldChar w:fldCharType="end"/>
      </w:r>
      <w:r>
        <w:t>&gt;</w:t>
      </w:r>
      <w:r w:rsidRPr="0056034C">
        <w:rPr>
          <w:rPrChange w:id="55" w:author="Gustavo Araújo" w:date="2024-09-15T13:28:00Z" w16du:dateUtc="2024-09-15T16:28:00Z">
            <w:rPr>
              <w:rStyle w:val="Hyperlink"/>
            </w:rPr>
          </w:rPrChange>
        </w:rPr>
        <w:t>.</w:t>
      </w:r>
      <w:r w:rsidRPr="0056034C">
        <w:rPr>
          <w:rPrChange w:id="56" w:author="Gustavo Araújo" w:date="2024-09-15T13:28:00Z" w16du:dateUtc="2024-09-15T16:28:00Z">
            <w:rPr>
              <w:b/>
            </w:rPr>
          </w:rPrChange>
        </w:rPr>
        <w:t xml:space="preserve"> </w:t>
      </w:r>
      <w:r w:rsidRPr="0056034C">
        <w:t>Acesso em: 30 jun. 2024.</w:t>
      </w:r>
    </w:p>
    <w:p w14:paraId="57AD8E81" w14:textId="3953271D" w:rsidR="003B0AA1" w:rsidRDefault="003B0AA1" w:rsidP="003B0AA1">
      <w:pPr>
        <w:spacing w:after="240" w:line="240" w:lineRule="auto"/>
        <w:ind w:left="357"/>
        <w:jc w:val="left"/>
      </w:pPr>
      <w:r w:rsidRPr="00A11CBD">
        <w:rPr>
          <w:lang w:val="de-DE"/>
        </w:rPr>
        <w:t>Gestel, T</w:t>
      </w:r>
      <w:r>
        <w:rPr>
          <w:lang w:val="de-DE"/>
        </w:rPr>
        <w:t>. V</w:t>
      </w:r>
      <w:r w:rsidRPr="00A11CBD">
        <w:rPr>
          <w:lang w:val="de-DE"/>
        </w:rPr>
        <w:t xml:space="preserve">; Baesens, B. 2008. </w:t>
      </w:r>
      <w:proofErr w:type="spellStart"/>
      <w:r w:rsidRPr="00947AA2">
        <w:t>Credit</w:t>
      </w:r>
      <w:proofErr w:type="spellEnd"/>
      <w:r w:rsidRPr="00947AA2">
        <w:t xml:space="preserve"> Risk Management: Basic </w:t>
      </w:r>
      <w:proofErr w:type="spellStart"/>
      <w:r w:rsidRPr="00947AA2">
        <w:t>Concepts</w:t>
      </w:r>
      <w:proofErr w:type="spellEnd"/>
      <w:r>
        <w:t xml:space="preserve"> financial </w:t>
      </w:r>
      <w:proofErr w:type="spellStart"/>
      <w:r>
        <w:t>risk</w:t>
      </w:r>
      <w:proofErr w:type="spellEnd"/>
      <w:r>
        <w:t xml:space="preserve"> componentes, rating </w:t>
      </w:r>
      <w:proofErr w:type="spellStart"/>
      <w:r>
        <w:t>analysis</w:t>
      </w:r>
      <w:proofErr w:type="spellEnd"/>
      <w:r>
        <w:t xml:space="preserve">, models, </w:t>
      </w:r>
      <w:proofErr w:type="spellStart"/>
      <w:r>
        <w:t>economic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regulatory</w:t>
      </w:r>
      <w:proofErr w:type="spellEnd"/>
      <w:r>
        <w:t xml:space="preserve"> capital. Disponível em: &lt;</w:t>
      </w:r>
      <w:r w:rsidRPr="00DA1E2E">
        <w:rPr>
          <w:rStyle w:val="Hyperlink"/>
        </w:rPr>
        <w:fldChar w:fldCharType="begin"/>
      </w:r>
      <w:r w:rsidRPr="00DA1E2E">
        <w:rPr>
          <w:rStyle w:val="Hyperlink"/>
        </w:rPr>
        <w:instrText>HYPERLINK "https://www.academia.edu/37069057/Credit_Risk_Management_Basic_Concepts"</w:instrText>
      </w:r>
      <w:r w:rsidRPr="00DA1E2E">
        <w:rPr>
          <w:rStyle w:val="Hyperlink"/>
        </w:rPr>
      </w:r>
      <w:r w:rsidRPr="00DA1E2E">
        <w:rPr>
          <w:rStyle w:val="Hyperlink"/>
        </w:rPr>
        <w:fldChar w:fldCharType="separate"/>
      </w:r>
      <w:r w:rsidRPr="00DA1E2E">
        <w:rPr>
          <w:rStyle w:val="Hyperlink"/>
          <w:rPrChange w:id="57" w:author="Gustavo Araújo" w:date="2024-09-15T13:28:00Z" w16du:dateUtc="2024-09-15T16:28:00Z">
            <w:rPr>
              <w:rStyle w:val="Hyperlink"/>
            </w:rPr>
          </w:rPrChange>
        </w:rPr>
        <w:t>https://www.academia.edu/37069057/Credit_Risk_</w:t>
      </w:r>
      <w:r w:rsidRPr="00DA1E2E">
        <w:rPr>
          <w:rStyle w:val="Hyperlink"/>
          <w:rPrChange w:id="58" w:author="Gustavo Araújo" w:date="2024-09-15T13:28:00Z" w16du:dateUtc="2024-09-15T16:28:00Z">
            <w:rPr>
              <w:rStyle w:val="Hyperlink"/>
            </w:rPr>
          </w:rPrChange>
        </w:rPr>
        <w:t>M</w:t>
      </w:r>
      <w:r w:rsidRPr="00DA1E2E">
        <w:rPr>
          <w:rStyle w:val="Hyperlink"/>
          <w:rPrChange w:id="59" w:author="Gustavo Araújo" w:date="2024-09-15T13:28:00Z" w16du:dateUtc="2024-09-15T16:28:00Z">
            <w:rPr>
              <w:rStyle w:val="Hyperlink"/>
            </w:rPr>
          </w:rPrChange>
        </w:rPr>
        <w:t>an</w:t>
      </w:r>
      <w:r w:rsidRPr="00DA1E2E">
        <w:rPr>
          <w:rStyle w:val="Hyperlink"/>
          <w:rPrChange w:id="60" w:author="Gustavo Araújo" w:date="2024-09-15T13:28:00Z" w16du:dateUtc="2024-09-15T16:28:00Z">
            <w:rPr>
              <w:rStyle w:val="Hyperlink"/>
            </w:rPr>
          </w:rPrChange>
        </w:rPr>
        <w:t>a</w:t>
      </w:r>
      <w:r w:rsidRPr="00DA1E2E">
        <w:rPr>
          <w:rStyle w:val="Hyperlink"/>
          <w:rPrChange w:id="61" w:author="Gustavo Araújo" w:date="2024-09-15T13:28:00Z" w16du:dateUtc="2024-09-15T16:28:00Z">
            <w:rPr>
              <w:rStyle w:val="Hyperlink"/>
            </w:rPr>
          </w:rPrChange>
        </w:rPr>
        <w:t>gement_Ba</w:t>
      </w:r>
      <w:r w:rsidRPr="00DA1E2E">
        <w:rPr>
          <w:rStyle w:val="Hyperlink"/>
          <w:rPrChange w:id="62" w:author="Gustavo Araújo" w:date="2024-09-15T13:28:00Z" w16du:dateUtc="2024-09-15T16:28:00Z">
            <w:rPr>
              <w:rStyle w:val="Hyperlink"/>
            </w:rPr>
          </w:rPrChange>
        </w:rPr>
        <w:t>s</w:t>
      </w:r>
      <w:r w:rsidRPr="00DA1E2E">
        <w:rPr>
          <w:rStyle w:val="Hyperlink"/>
          <w:rPrChange w:id="63" w:author="Gustavo Araújo" w:date="2024-09-15T13:28:00Z" w16du:dateUtc="2024-09-15T16:28:00Z">
            <w:rPr>
              <w:rStyle w:val="Hyperlink"/>
            </w:rPr>
          </w:rPrChange>
        </w:rPr>
        <w:t>ic_Concepts</w:t>
      </w:r>
      <w:r w:rsidRPr="00DA1E2E">
        <w:rPr>
          <w:rStyle w:val="Hyperlink"/>
        </w:rPr>
        <w:fldChar w:fldCharType="end"/>
      </w:r>
      <w:r>
        <w:t xml:space="preserve">&gt;. </w:t>
      </w:r>
      <w:r w:rsidRPr="0056034C">
        <w:t xml:space="preserve">Acesso </w:t>
      </w:r>
      <w:r>
        <w:t>em: 01 abr. 2024.</w:t>
      </w:r>
    </w:p>
    <w:p w14:paraId="67821F66" w14:textId="77777777" w:rsidR="003B0AA1" w:rsidRDefault="003B0AA1" w:rsidP="003B0AA1">
      <w:pPr>
        <w:spacing w:after="240" w:line="240" w:lineRule="auto"/>
        <w:ind w:left="357"/>
        <w:jc w:val="left"/>
      </w:pPr>
      <w:r w:rsidRPr="00975736">
        <w:t xml:space="preserve">Wilson, R. J. 1996. </w:t>
      </w:r>
      <w:r w:rsidRPr="00A11CBD">
        <w:rPr>
          <w:lang w:val="de-DE"/>
          <w:rPrChange w:id="64" w:author="Gustavo Araújo" w:date="2024-09-15T13:28:00Z" w16du:dateUtc="2024-09-15T16:28:00Z">
            <w:rPr>
              <w:i/>
              <w:iCs/>
              <w:lang w:val="de-DE"/>
            </w:rPr>
          </w:rPrChange>
        </w:rPr>
        <w:t>Introduction to Graph Theory</w:t>
      </w:r>
      <w:r w:rsidRPr="00A11CBD">
        <w:rPr>
          <w:lang w:val="de-DE"/>
        </w:rPr>
        <w:t xml:space="preserve">. 4. ed. </w:t>
      </w:r>
      <w:proofErr w:type="spellStart"/>
      <w:r>
        <w:t>Harlow</w:t>
      </w:r>
      <w:proofErr w:type="spellEnd"/>
      <w:r>
        <w:t xml:space="preserve">: Pearson </w:t>
      </w:r>
      <w:proofErr w:type="spellStart"/>
      <w:r>
        <w:t>Education</w:t>
      </w:r>
      <w:proofErr w:type="spellEnd"/>
      <w:r>
        <w:t>.</w:t>
      </w:r>
    </w:p>
    <w:p w14:paraId="6EA398EC" w14:textId="77777777" w:rsidR="003B0AA1" w:rsidRDefault="003B0AA1" w:rsidP="00AC0578">
      <w:pPr>
        <w:spacing w:line="360" w:lineRule="auto"/>
        <w:rPr>
          <w:b/>
        </w:rPr>
      </w:pPr>
    </w:p>
    <w:p w14:paraId="1762EF9D" w14:textId="10DFA402" w:rsidR="003B0AA1" w:rsidRDefault="00AC0578" w:rsidP="00AC0578">
      <w:pPr>
        <w:spacing w:line="360" w:lineRule="auto"/>
        <w:rPr>
          <w:b/>
        </w:rPr>
      </w:pPr>
      <w:r w:rsidRPr="004C12D2">
        <w:rPr>
          <w:b/>
        </w:rPr>
        <w:t>Apêndice</w:t>
      </w:r>
    </w:p>
    <w:p w14:paraId="0CC28804" w14:textId="77777777" w:rsidR="001735B1" w:rsidRDefault="001735B1" w:rsidP="00AC0578">
      <w:pPr>
        <w:spacing w:line="360" w:lineRule="auto"/>
        <w:rPr>
          <w:b/>
        </w:rPr>
      </w:pPr>
    </w:p>
    <w:p w14:paraId="4A49F465" w14:textId="41C400E4" w:rsidR="00AC0578" w:rsidRPr="00FB0F64" w:rsidRDefault="00AC0578" w:rsidP="00AC0578">
      <w:pPr>
        <w:spacing w:after="40" w:line="360" w:lineRule="auto"/>
      </w:pPr>
      <w:r>
        <w:t xml:space="preserve">Apêndice A – Imagem 1. Modelo de dados proposto - </w:t>
      </w:r>
      <w:r w:rsidRPr="00A83DD9">
        <w:t xml:space="preserve">Data </w:t>
      </w:r>
      <w:proofErr w:type="spellStart"/>
      <w:r w:rsidRPr="00A83DD9">
        <w:t>Wrangling</w:t>
      </w:r>
      <w:proofErr w:type="spellEnd"/>
    </w:p>
    <w:p w14:paraId="1231A4F4" w14:textId="77777777" w:rsidR="00AC0578" w:rsidRPr="00397B56" w:rsidRDefault="00AC0578" w:rsidP="00AC0578">
      <w:pPr>
        <w:spacing w:line="360" w:lineRule="auto"/>
        <w:jc w:val="left"/>
      </w:pPr>
      <w:r>
        <w:rPr>
          <w:noProof/>
        </w:rPr>
        <w:drawing>
          <wp:inline distT="0" distB="0" distL="0" distR="0" wp14:anchorId="01292B08" wp14:editId="036065A2">
            <wp:extent cx="5706692" cy="2544418"/>
            <wp:effectExtent l="0" t="0" r="0" b="8890"/>
            <wp:docPr id="14406706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7065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753" cy="255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7A99" w14:textId="77777777" w:rsidR="00AC0578" w:rsidRDefault="00AC0578" w:rsidP="00AC0578">
      <w:pPr>
        <w:spacing w:after="40" w:line="360" w:lineRule="auto"/>
      </w:pPr>
      <w:r>
        <w:t xml:space="preserve">Legenda: </w:t>
      </w:r>
      <w:r w:rsidRPr="00397B56">
        <w:t>Modelagem</w:t>
      </w:r>
      <w:r w:rsidRPr="00FB0F64">
        <w:t xml:space="preserve"> espelho bases RFB e resultado projeto</w:t>
      </w:r>
      <w:r>
        <w:t xml:space="preserve">. </w:t>
      </w:r>
    </w:p>
    <w:p w14:paraId="1B6F121D" w14:textId="77777777" w:rsidR="003B0AA1" w:rsidRDefault="00AC0578" w:rsidP="00AC0578">
      <w:pPr>
        <w:spacing w:after="40" w:line="360" w:lineRule="auto"/>
      </w:pPr>
      <w:r w:rsidRPr="00397B56">
        <w:t>Fonte: Resultados originais da pesquisa</w:t>
      </w:r>
    </w:p>
    <w:p w14:paraId="3B5F849E" w14:textId="05FB7974" w:rsidR="003B0AA1" w:rsidRDefault="003B0AA1" w:rsidP="00AC0578">
      <w:pPr>
        <w:spacing w:after="40" w:line="360" w:lineRule="auto"/>
        <w:ind w:firstLine="567"/>
        <w:jc w:val="left"/>
      </w:pPr>
    </w:p>
    <w:p w14:paraId="693E1A38" w14:textId="64CE2F8A" w:rsidR="00AC0578" w:rsidRPr="00A83DD9" w:rsidRDefault="00AC0578" w:rsidP="00AC0578">
      <w:pPr>
        <w:spacing w:after="40" w:line="360" w:lineRule="auto"/>
        <w:jc w:val="left"/>
        <w:rPr>
          <w:b/>
          <w:bCs/>
          <w:iCs/>
        </w:rPr>
      </w:pPr>
      <w:r>
        <w:t xml:space="preserve">Apêndice A – Imagem 2 – </w:t>
      </w:r>
      <w:r w:rsidRPr="00A83DD9">
        <w:t xml:space="preserve">Data </w:t>
      </w:r>
      <w:proofErr w:type="spellStart"/>
      <w:r w:rsidRPr="00A83DD9">
        <w:t>Wrangling</w:t>
      </w:r>
      <w:proofErr w:type="spellEnd"/>
      <w:r w:rsidRPr="00A83DD9">
        <w:t xml:space="preserve"> </w:t>
      </w:r>
      <w:r>
        <w:t xml:space="preserve">– Plataforma Google </w:t>
      </w:r>
      <w:proofErr w:type="spellStart"/>
      <w:r>
        <w:t>Bigquery</w:t>
      </w:r>
      <w:proofErr w:type="spellEnd"/>
      <w:r>
        <w:t xml:space="preserve"> </w:t>
      </w:r>
    </w:p>
    <w:p w14:paraId="7B32DE63" w14:textId="77777777" w:rsidR="00AC0578" w:rsidRDefault="00AC0578" w:rsidP="00AC0578">
      <w:pPr>
        <w:spacing w:after="40" w:line="360" w:lineRule="auto"/>
        <w:jc w:val="left"/>
        <w:rPr>
          <w:iCs/>
        </w:rPr>
      </w:pPr>
      <w:r>
        <w:rPr>
          <w:noProof/>
        </w:rPr>
        <w:lastRenderedPageBreak/>
        <w:drawing>
          <wp:inline distT="0" distB="0" distL="0" distR="0" wp14:anchorId="5F2A9722" wp14:editId="20BAC5BF">
            <wp:extent cx="5788550" cy="3135517"/>
            <wp:effectExtent l="0" t="0" r="3175" b="8255"/>
            <wp:docPr id="25426525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65254" name="Imagem 1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6387" cy="315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06A6" w14:textId="77777777" w:rsidR="00AC0578" w:rsidRDefault="00AC0578" w:rsidP="00AC0578">
      <w:pPr>
        <w:spacing w:after="40" w:line="360" w:lineRule="auto"/>
        <w:jc w:val="left"/>
      </w:pPr>
      <w:r>
        <w:t xml:space="preserve">Legenda: </w:t>
      </w:r>
      <w:proofErr w:type="spellStart"/>
      <w:r>
        <w:t>BiqQuery</w:t>
      </w:r>
      <w:proofErr w:type="spellEnd"/>
      <w:r>
        <w:t xml:space="preserve"> – </w:t>
      </w:r>
      <w:proofErr w:type="spellStart"/>
      <w:r>
        <w:t>Comand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. </w:t>
      </w:r>
    </w:p>
    <w:p w14:paraId="703DE5FE" w14:textId="77777777" w:rsidR="003B0AA1" w:rsidRDefault="00AC0578" w:rsidP="00AC0578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07C815B1" w14:textId="0F169424" w:rsidR="009521C5" w:rsidRPr="00FB0F64" w:rsidRDefault="009521C5" w:rsidP="00AC0578">
      <w:pPr>
        <w:spacing w:after="40" w:line="360" w:lineRule="auto"/>
        <w:jc w:val="left"/>
      </w:pPr>
    </w:p>
    <w:sectPr w:rsidR="009521C5" w:rsidRPr="00FB0F64" w:rsidSect="00EE21D2">
      <w:headerReference w:type="default" r:id="rId31"/>
      <w:footerReference w:type="default" r:id="rId32"/>
      <w:footerReference w:type="first" r:id="rId33"/>
      <w:pgSz w:w="11906" w:h="16838" w:code="9"/>
      <w:pgMar w:top="1418" w:right="1418" w:bottom="1418" w:left="1418" w:header="709" w:footer="709" w:gutter="0"/>
      <w:pgNumType w:start="2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3" w:author="DIEGO DE OLIVEIRA DA CUNHA" w:date="2024-06-26T16:05:00Z" w:initials="DD">
    <w:p w14:paraId="38732B0D" w14:textId="77777777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O resumo deixamos para o final.</w:t>
      </w:r>
    </w:p>
  </w:comment>
  <w:comment w:id="15" w:author="DIEGO DE OLIVEIRA DA CUNHA" w:date="2024-06-26T16:06:00Z" w:initials="DD">
    <w:p w14:paraId="5C9095BC" w14:textId="77777777" w:rsidR="00E127A2" w:rsidRDefault="00E127A2" w:rsidP="00E127A2">
      <w:pPr>
        <w:pStyle w:val="Textodecomentrio"/>
        <w:jc w:val="left"/>
      </w:pPr>
      <w:r>
        <w:rPr>
          <w:rStyle w:val="Refdecomentrio"/>
        </w:rPr>
        <w:annotationRef/>
      </w:r>
      <w:r>
        <w:t>Quem afirmou isso?</w:t>
      </w:r>
    </w:p>
  </w:comment>
  <w:comment w:id="16" w:author="Gustavo Araújo" w:date="2024-09-15T11:56:00Z" w:initials="GA">
    <w:p w14:paraId="75863022" w14:textId="77777777" w:rsidR="00E127A2" w:rsidRDefault="00E127A2" w:rsidP="00E127A2">
      <w:pPr>
        <w:pStyle w:val="Textodecomentrio"/>
        <w:jc w:val="left"/>
      </w:pPr>
      <w:r>
        <w:rPr>
          <w:rStyle w:val="Refdecomentrio"/>
        </w:rPr>
        <w:annotationRef/>
      </w:r>
      <w:r>
        <w:t>Ajustado com a referência</w:t>
      </w:r>
    </w:p>
  </w:comment>
  <w:comment w:id="17" w:author="DIEGO DE OLIVEIRA DA CUNHA" w:date="2024-06-26T16:06:00Z" w:initials="DD">
    <w:p w14:paraId="3097C264" w14:textId="77777777" w:rsidR="00656345" w:rsidRDefault="00656345" w:rsidP="00656345">
      <w:pPr>
        <w:pStyle w:val="Textodecomentrio"/>
        <w:jc w:val="left"/>
      </w:pPr>
      <w:r>
        <w:rPr>
          <w:rStyle w:val="Refdecomentrio"/>
        </w:rPr>
        <w:annotationRef/>
      </w:r>
      <w:r>
        <w:t>Não tem referências mais recentes?</w:t>
      </w:r>
    </w:p>
  </w:comment>
  <w:comment w:id="18" w:author="Gustavo Araújo" w:date="2024-09-15T11:57:00Z" w:initials="GA">
    <w:p w14:paraId="4909363E" w14:textId="77777777" w:rsidR="00582497" w:rsidRDefault="00656345" w:rsidP="00582497">
      <w:pPr>
        <w:pStyle w:val="Textodecomentrio"/>
        <w:jc w:val="left"/>
      </w:pPr>
      <w:r>
        <w:rPr>
          <w:rStyle w:val="Refdecomentrio"/>
        </w:rPr>
        <w:annotationRef/>
      </w:r>
      <w:r w:rsidR="00582497">
        <w:t>Nova referência que faz menção ao conteúdo e é mais atual</w:t>
      </w:r>
    </w:p>
  </w:comment>
  <w:comment w:id="19" w:author="DIEGO DE OLIVEIRA DA CUNHA" w:date="2024-06-26T16:10:00Z" w:initials="DD">
    <w:p w14:paraId="37C62788" w14:textId="086C8F79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Mas antes, qual seu objetivo geral?</w:t>
      </w:r>
    </w:p>
  </w:comment>
  <w:comment w:id="20" w:author="Gustavo Araújo" w:date="2024-09-15T12:10:00Z" w:initials="GA">
    <w:p w14:paraId="0A1CCD02" w14:textId="77777777" w:rsidR="002274F5" w:rsidRDefault="002274F5" w:rsidP="002274F5">
      <w:pPr>
        <w:pStyle w:val="Textodecomentrio"/>
        <w:jc w:val="left"/>
      </w:pPr>
      <w:r>
        <w:rPr>
          <w:rStyle w:val="Refdecomentrio"/>
        </w:rPr>
        <w:annotationRef/>
      </w:r>
      <w:r>
        <w:t xml:space="preserve"> Ajustei o parágrafo abaixo, com a ideia do projeto. Por avalie se ficou claro, se não me ajude a ajustar esse ponto?</w:t>
      </w:r>
    </w:p>
  </w:comment>
  <w:comment w:id="29" w:author="DIEGO DE OLIVEIRA DA CUNHA" w:date="2024-06-26T16:09:00Z" w:initials="DD">
    <w:p w14:paraId="4000FBB9" w14:textId="73EE9DE2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Tem misturando formatação nova com a antiga</w:t>
      </w:r>
    </w:p>
  </w:comment>
  <w:comment w:id="30" w:author="Gustavo Araújo" w:date="2024-09-15T12:16:00Z" w:initials="GA">
    <w:p w14:paraId="421BE4A2" w14:textId="77777777" w:rsidR="003E30A0" w:rsidRDefault="003E30A0" w:rsidP="003E30A0">
      <w:pPr>
        <w:pStyle w:val="Textodecomentrio"/>
        <w:jc w:val="left"/>
      </w:pPr>
      <w:r>
        <w:rPr>
          <w:rStyle w:val="Refdecomentrio"/>
        </w:rPr>
        <w:annotationRef/>
      </w:r>
      <w:r>
        <w:t xml:space="preserve">Ajustei as referencias nesse ponto. Havia incluído uma referencia ao meu proprio trabalho e achie q não fazia sentido. </w:t>
      </w:r>
    </w:p>
  </w:comment>
  <w:comment w:id="31" w:author="DIEGO DE OLIVEIRA DA CUNHA" w:date="2024-06-26T16:07:00Z" w:initials="DD">
    <w:p w14:paraId="15386745" w14:textId="51C8A837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Algum autor corrobora com essa afirmação?</w:t>
      </w:r>
    </w:p>
  </w:comment>
  <w:comment w:id="32" w:author="Gustavo Araújo" w:date="2024-09-15T12:26:00Z" w:initials="GA">
    <w:p w14:paraId="4B791EB7" w14:textId="77777777" w:rsidR="008105AF" w:rsidRDefault="008105AF" w:rsidP="008105AF">
      <w:pPr>
        <w:pStyle w:val="Textodecomentrio"/>
        <w:jc w:val="left"/>
      </w:pPr>
      <w:r>
        <w:rPr>
          <w:rStyle w:val="Refdecomentrio"/>
        </w:rPr>
        <w:annotationRef/>
      </w:r>
      <w:r>
        <w:t xml:space="preserve">Aqui ajustei para tentar deixar claro q essa é uma ideia nova de identificação de grupos economicos. </w:t>
      </w:r>
      <w:r>
        <w:br/>
        <w:t xml:space="preserve">Não consigo fazer referente a outros projetos. </w:t>
      </w:r>
    </w:p>
  </w:comment>
  <w:comment w:id="34" w:author="DIEGO DE OLIVEIRA DA CUNHA" w:date="2024-06-26T16:08:00Z" w:initials="DD">
    <w:p w14:paraId="52D5E07A" w14:textId="6D3DFCF3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Precisa rever, pois estão fora de formatação.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8732B0D" w15:done="0"/>
  <w15:commentEx w15:paraId="5C9095BC" w15:done="0"/>
  <w15:commentEx w15:paraId="75863022" w15:paraIdParent="5C9095BC" w15:done="0"/>
  <w15:commentEx w15:paraId="3097C264" w15:done="0"/>
  <w15:commentEx w15:paraId="4909363E" w15:paraIdParent="3097C264" w15:done="0"/>
  <w15:commentEx w15:paraId="37C62788" w15:done="0"/>
  <w15:commentEx w15:paraId="0A1CCD02" w15:paraIdParent="37C62788" w15:done="0"/>
  <w15:commentEx w15:paraId="4000FBB9" w15:done="0"/>
  <w15:commentEx w15:paraId="421BE4A2" w15:paraIdParent="4000FBB9" w15:done="0"/>
  <w15:commentEx w15:paraId="15386745" w15:done="0"/>
  <w15:commentEx w15:paraId="4B791EB7" w15:paraIdParent="15386745" w15:done="0"/>
  <w15:commentEx w15:paraId="52D5E07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BADF0FA" w16cex:dateUtc="2024-06-26T19:05:00Z"/>
  <w16cex:commentExtensible w16cex:durableId="108D5775" w16cex:dateUtc="2024-06-26T19:06:00Z">
    <w16cex:extLst>
      <w16:ext w16:uri="{CE6994B0-6A32-4C9F-8C6B-6E91EDA988CE}">
        <cr:reactions xmlns:cr="http://schemas.microsoft.com/office/comments/2020/reactions">
          <cr:reaction reactionType="1">
            <cr:reactionInfo dateUtc="2024-09-15T14:55:58Z">
              <cr:user userId="d0f5d79e9117f596" userProvider="Windows Live" userName="Gustavo Araújo"/>
            </cr:reactionInfo>
          </cr:reaction>
        </cr:reactions>
      </w16:ext>
    </w16cex:extLst>
  </w16cex:commentExtensible>
  <w16cex:commentExtensible w16cex:durableId="6CA4122E" w16cex:dateUtc="2024-09-15T14:56:00Z"/>
  <w16cex:commentExtensible w16cex:durableId="5537B117" w16cex:dateUtc="2024-06-26T19:06:00Z">
    <w16cex:extLst>
      <w16:ext w16:uri="{CE6994B0-6A32-4C9F-8C6B-6E91EDA988CE}">
        <cr:reactions xmlns:cr="http://schemas.microsoft.com/office/comments/2020/reactions">
          <cr:reaction reactionType="1">
            <cr:reactionInfo dateUtc="2024-09-15T14:56:49Z">
              <cr:user userId="d0f5d79e9117f596" userProvider="Windows Live" userName="Gustavo Araújo"/>
            </cr:reactionInfo>
          </cr:reaction>
        </cr:reactions>
      </w16:ext>
    </w16cex:extLst>
  </w16cex:commentExtensible>
  <w16cex:commentExtensible w16cex:durableId="70EEF4E5" w16cex:dateUtc="2024-09-15T14:57:00Z"/>
  <w16cex:commentExtensible w16cex:durableId="2A0DE43D" w16cex:dateUtc="2024-06-26T19:10:00Z">
    <w16cex:extLst>
      <w16:ext w16:uri="{CE6994B0-6A32-4C9F-8C6B-6E91EDA988CE}">
        <cr:reactions xmlns:cr="http://schemas.microsoft.com/office/comments/2020/reactions">
          <cr:reaction reactionType="1">
            <cr:reactionInfo dateUtc="2024-09-15T15:25:09Z">
              <cr:user userId="d0f5d79e9117f596" userProvider="Windows Live" userName="Gustavo Araújo"/>
            </cr:reactionInfo>
          </cr:reaction>
        </cr:reactions>
      </w16:ext>
    </w16cex:extLst>
  </w16cex:commentExtensible>
  <w16cex:commentExtensible w16cex:durableId="60FAF620" w16cex:dateUtc="2024-09-15T15:10:00Z"/>
  <w16cex:commentExtensible w16cex:durableId="228F34C8" w16cex:dateUtc="2024-06-26T19:09:00Z">
    <w16cex:extLst>
      <w16:ext w16:uri="{CE6994B0-6A32-4C9F-8C6B-6E91EDA988CE}">
        <cr:reactions xmlns:cr="http://schemas.microsoft.com/office/comments/2020/reactions">
          <cr:reaction reactionType="1">
            <cr:reactionInfo dateUtc="2024-09-15T15:25:10Z">
              <cr:user userId="d0f5d79e9117f596" userProvider="Windows Live" userName="Gustavo Araújo"/>
            </cr:reactionInfo>
          </cr:reaction>
        </cr:reactions>
      </w16:ext>
    </w16cex:extLst>
  </w16cex:commentExtensible>
  <w16cex:commentExtensible w16cex:durableId="1C0F6BE1" w16cex:dateUtc="2024-09-15T15:16:00Z"/>
  <w16cex:commentExtensible w16cex:durableId="7197332E" w16cex:dateUtc="2024-06-26T19:07:00Z">
    <w16cex:extLst>
      <w16:ext w16:uri="{CE6994B0-6A32-4C9F-8C6B-6E91EDA988CE}">
        <cr:reactions xmlns:cr="http://schemas.microsoft.com/office/comments/2020/reactions">
          <cr:reaction reactionType="1">
            <cr:reactionInfo dateUtc="2024-09-15T15:25:13Z">
              <cr:user userId="d0f5d79e9117f596" userProvider="Windows Live" userName="Gustavo Araújo"/>
            </cr:reactionInfo>
          </cr:reaction>
        </cr:reactions>
      </w16:ext>
    </w16cex:extLst>
  </w16cex:commentExtensible>
  <w16cex:commentExtensible w16cex:durableId="7B0C9CF4" w16cex:dateUtc="2024-09-15T15:26:00Z"/>
  <w16cex:commentExtensible w16cex:durableId="26511021" w16cex:dateUtc="2024-06-26T19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8732B0D" w16cid:durableId="0BADF0FA"/>
  <w16cid:commentId w16cid:paraId="5C9095BC" w16cid:durableId="108D5775"/>
  <w16cid:commentId w16cid:paraId="75863022" w16cid:durableId="6CA4122E"/>
  <w16cid:commentId w16cid:paraId="3097C264" w16cid:durableId="5537B117"/>
  <w16cid:commentId w16cid:paraId="4909363E" w16cid:durableId="70EEF4E5"/>
  <w16cid:commentId w16cid:paraId="37C62788" w16cid:durableId="2A0DE43D"/>
  <w16cid:commentId w16cid:paraId="0A1CCD02" w16cid:durableId="60FAF620"/>
  <w16cid:commentId w16cid:paraId="4000FBB9" w16cid:durableId="228F34C8"/>
  <w16cid:commentId w16cid:paraId="421BE4A2" w16cid:durableId="1C0F6BE1"/>
  <w16cid:commentId w16cid:paraId="15386745" w16cid:durableId="7197332E"/>
  <w16cid:commentId w16cid:paraId="4B791EB7" w16cid:durableId="7B0C9CF4"/>
  <w16cid:commentId w16cid:paraId="52D5E07A" w16cid:durableId="2651102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648830" w14:textId="77777777" w:rsidR="005C2A80" w:rsidRDefault="005C2A80" w:rsidP="005F5FEB">
      <w:pPr>
        <w:spacing w:line="240" w:lineRule="auto"/>
      </w:pPr>
      <w:r>
        <w:separator/>
      </w:r>
    </w:p>
  </w:endnote>
  <w:endnote w:type="continuationSeparator" w:id="0">
    <w:p w14:paraId="53394BED" w14:textId="77777777" w:rsidR="005C2A80" w:rsidRDefault="005C2A80" w:rsidP="005F5F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32360599"/>
      <w:docPartObj>
        <w:docPartGallery w:val="Page Numbers (Bottom of Page)"/>
        <w:docPartUnique/>
      </w:docPartObj>
    </w:sdtPr>
    <w:sdtContent>
      <w:p w14:paraId="450CB916" w14:textId="77777777" w:rsidR="0094025E" w:rsidRDefault="00000000">
        <w:pPr>
          <w:pStyle w:val="Rodap"/>
          <w:jc w:val="right"/>
        </w:pPr>
      </w:p>
    </w:sdtContent>
  </w:sdt>
  <w:p w14:paraId="450CB917" w14:textId="77777777" w:rsidR="0094025E" w:rsidRDefault="0094025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00615095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450CB91B" w14:textId="212EFA0D" w:rsidR="00EF1F11" w:rsidRPr="00EF1F11" w:rsidRDefault="00EF1F11">
        <w:pPr>
          <w:pStyle w:val="Rodap"/>
          <w:jc w:val="right"/>
          <w:rPr>
            <w:sz w:val="18"/>
            <w:szCs w:val="18"/>
          </w:rPr>
        </w:pPr>
        <w:r w:rsidRPr="00EF1F11">
          <w:rPr>
            <w:sz w:val="18"/>
            <w:szCs w:val="18"/>
          </w:rPr>
          <w:fldChar w:fldCharType="begin"/>
        </w:r>
        <w:r w:rsidRPr="00EF1F11">
          <w:rPr>
            <w:sz w:val="18"/>
            <w:szCs w:val="18"/>
          </w:rPr>
          <w:instrText>PAGE   \* MERGEFORMAT</w:instrText>
        </w:r>
        <w:r w:rsidRPr="00EF1F11">
          <w:rPr>
            <w:sz w:val="18"/>
            <w:szCs w:val="18"/>
          </w:rPr>
          <w:fldChar w:fldCharType="separate"/>
        </w:r>
        <w:r w:rsidR="00811DE0">
          <w:rPr>
            <w:noProof/>
            <w:sz w:val="18"/>
            <w:szCs w:val="18"/>
          </w:rPr>
          <w:t>1</w:t>
        </w:r>
        <w:r w:rsidRPr="00EF1F11">
          <w:rPr>
            <w:sz w:val="18"/>
            <w:szCs w:val="18"/>
          </w:rPr>
          <w:fldChar w:fldCharType="end"/>
        </w:r>
      </w:p>
    </w:sdtContent>
  </w:sdt>
  <w:p w14:paraId="450CB91C" w14:textId="77777777" w:rsidR="00F23EFD" w:rsidRPr="00F23EFD" w:rsidRDefault="00F23EFD" w:rsidP="00F23EFD">
    <w:pPr>
      <w:spacing w:line="240" w:lineRule="auto"/>
      <w:jc w:val="left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310677" w14:textId="1EFF9085" w:rsidR="00EF1565" w:rsidRPr="00EF1565" w:rsidRDefault="00EF1565">
    <w:pPr>
      <w:pStyle w:val="Rodap"/>
      <w:jc w:val="right"/>
      <w:rPr>
        <w:sz w:val="18"/>
        <w:szCs w:val="18"/>
      </w:rPr>
    </w:pPr>
    <w:r w:rsidRPr="00EF1565">
      <w:rPr>
        <w:sz w:val="18"/>
        <w:szCs w:val="18"/>
      </w:rPr>
      <w:fldChar w:fldCharType="begin"/>
    </w:r>
    <w:r w:rsidRPr="00EF1565">
      <w:rPr>
        <w:sz w:val="18"/>
        <w:szCs w:val="18"/>
      </w:rPr>
      <w:instrText>PAGE   \* MERGEFORMAT</w:instrText>
    </w:r>
    <w:r w:rsidRPr="00EF1565">
      <w:rPr>
        <w:sz w:val="18"/>
        <w:szCs w:val="18"/>
      </w:rPr>
      <w:fldChar w:fldCharType="separate"/>
    </w:r>
    <w:r w:rsidR="00811DE0">
      <w:rPr>
        <w:noProof/>
        <w:sz w:val="18"/>
        <w:szCs w:val="18"/>
      </w:rPr>
      <w:t>4</w:t>
    </w:r>
    <w:r w:rsidRPr="00EF1565">
      <w:rPr>
        <w:sz w:val="18"/>
        <w:szCs w:val="18"/>
      </w:rPr>
      <w:fldChar w:fldCharType="end"/>
    </w:r>
  </w:p>
  <w:p w14:paraId="25D1DCB2" w14:textId="77777777" w:rsidR="00D92CD6" w:rsidRDefault="00D92CD6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DF588E" w14:textId="77777777" w:rsidR="0094025E" w:rsidRDefault="0094025E">
    <w:pPr>
      <w:pStyle w:val="Rodap"/>
      <w:jc w:val="right"/>
    </w:pPr>
  </w:p>
  <w:p w14:paraId="05550BF1" w14:textId="77777777" w:rsidR="0094025E" w:rsidRDefault="0094025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349956" w14:textId="77777777" w:rsidR="005C2A80" w:rsidRDefault="005C2A80" w:rsidP="005F5FEB">
      <w:pPr>
        <w:spacing w:line="240" w:lineRule="auto"/>
      </w:pPr>
      <w:bookmarkStart w:id="0" w:name="_Hlk493588901"/>
      <w:bookmarkEnd w:id="0"/>
      <w:r>
        <w:separator/>
      </w:r>
    </w:p>
  </w:footnote>
  <w:footnote w:type="continuationSeparator" w:id="0">
    <w:p w14:paraId="3A6A62E6" w14:textId="77777777" w:rsidR="005C2A80" w:rsidRDefault="005C2A80" w:rsidP="005F5FEB">
      <w:pPr>
        <w:spacing w:line="240" w:lineRule="auto"/>
      </w:pPr>
      <w:r>
        <w:continuationSeparator/>
      </w:r>
    </w:p>
  </w:footnote>
  <w:footnote w:id="1">
    <w:p w14:paraId="7EB6958A" w14:textId="041B03A8" w:rsidR="00B9490B" w:rsidRDefault="00B9490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 w:rsidRPr="00AC6C07">
        <w:rPr>
          <w:sz w:val="18"/>
          <w:szCs w:val="18"/>
        </w:rPr>
        <w:t>DataFrame</w:t>
      </w:r>
      <w:proofErr w:type="spellEnd"/>
      <w:r w:rsidR="00D632FF">
        <w:rPr>
          <w:sz w:val="18"/>
          <w:szCs w:val="18"/>
        </w:rPr>
        <w:t>.</w:t>
      </w:r>
      <w:r w:rsidRPr="00AC6C07">
        <w:rPr>
          <w:sz w:val="18"/>
          <w:szCs w:val="18"/>
        </w:rPr>
        <w:t xml:space="preserve"> Estrutura de dados bidimensional utilizada principalmente em bibliotecas como o </w:t>
      </w:r>
      <w:r w:rsidR="00B43B7D" w:rsidRPr="00AC6C07">
        <w:rPr>
          <w:sz w:val="18"/>
          <w:szCs w:val="18"/>
        </w:rPr>
        <w:t>‘</w:t>
      </w:r>
      <w:r w:rsidRPr="00AC6C07">
        <w:rPr>
          <w:sz w:val="18"/>
          <w:szCs w:val="18"/>
        </w:rPr>
        <w:t>pandas</w:t>
      </w:r>
      <w:r w:rsidR="00B43B7D" w:rsidRPr="00AC6C07">
        <w:rPr>
          <w:sz w:val="18"/>
          <w:szCs w:val="18"/>
        </w:rPr>
        <w:t>’</w:t>
      </w:r>
      <w:r w:rsidRPr="00AC6C07">
        <w:rPr>
          <w:sz w:val="18"/>
          <w:szCs w:val="18"/>
        </w:rPr>
        <w:t xml:space="preserve"> no Python, que permite a manipulação de dados tabulares de forma eficiente. Um </w:t>
      </w:r>
      <w:proofErr w:type="spellStart"/>
      <w:r w:rsidRPr="00AC6C07">
        <w:rPr>
          <w:sz w:val="18"/>
          <w:szCs w:val="18"/>
        </w:rPr>
        <w:t>DataFrame</w:t>
      </w:r>
      <w:proofErr w:type="spellEnd"/>
      <w:r w:rsidRPr="00AC6C07">
        <w:rPr>
          <w:sz w:val="18"/>
          <w:szCs w:val="18"/>
        </w:rPr>
        <w:t xml:space="preserve"> é comparável a uma tabela em uma base de dados ou a uma planilha, onde os dados são organizados em linhas e colunas, podendo conter diferentes tipos de dados.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CB914" w14:textId="77777777" w:rsidR="001E108A" w:rsidRPr="00D52F94" w:rsidRDefault="001E108A" w:rsidP="001E108A">
    <w:pPr>
      <w:pStyle w:val="SemEspaamento"/>
      <w:ind w:right="3968"/>
      <w:rPr>
        <w:sz w:val="16"/>
        <w:szCs w:val="17"/>
      </w:rPr>
    </w:pPr>
    <w:r w:rsidRPr="00D52F94">
      <w:rPr>
        <w:noProof/>
        <w:sz w:val="16"/>
        <w:szCs w:val="17"/>
        <w:lang w:eastAsia="pt-BR"/>
      </w:rPr>
      <w:drawing>
        <wp:anchor distT="0" distB="0" distL="114300" distR="114300" simplePos="0" relativeHeight="251656192" behindDoc="0" locked="0" layoutInCell="1" allowOverlap="1" wp14:anchorId="450CB923" wp14:editId="450CB924">
          <wp:simplePos x="0" y="0"/>
          <wp:positionH relativeFrom="margin">
            <wp:posOffset>4705985</wp:posOffset>
          </wp:positionH>
          <wp:positionV relativeFrom="margin">
            <wp:posOffset>-718820</wp:posOffset>
          </wp:positionV>
          <wp:extent cx="604520" cy="428625"/>
          <wp:effectExtent l="0" t="0" r="5080" b="9525"/>
          <wp:wrapSquare wrapText="bothSides"/>
          <wp:docPr id="13" name="Image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4520" cy="428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52F94">
      <w:rPr>
        <w:sz w:val="16"/>
        <w:szCs w:val="17"/>
      </w:rPr>
      <w:t xml:space="preserve">Monografia apresentada para obtenção do título de especialista em </w:t>
    </w:r>
    <w:r w:rsidR="00E12124">
      <w:rPr>
        <w:sz w:val="16"/>
        <w:szCs w:val="17"/>
      </w:rPr>
      <w:t>_________ (Nome do curso)</w:t>
    </w:r>
    <w:r w:rsidR="008E02ED">
      <w:rPr>
        <w:sz w:val="16"/>
        <w:szCs w:val="17"/>
      </w:rPr>
      <w:t xml:space="preserve"> – Ano ____ (ano da defesa)</w:t>
    </w:r>
  </w:p>
  <w:p w14:paraId="450CB915" w14:textId="77777777" w:rsidR="001E108A" w:rsidRDefault="001E108A" w:rsidP="00433E63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0CB925" wp14:editId="450CB926">
              <wp:simplePos x="0" y="0"/>
              <wp:positionH relativeFrom="column">
                <wp:posOffset>43815</wp:posOffset>
              </wp:positionH>
              <wp:positionV relativeFrom="paragraph">
                <wp:posOffset>106680</wp:posOffset>
              </wp:positionV>
              <wp:extent cx="5267325" cy="0"/>
              <wp:effectExtent l="0" t="0" r="9525" b="19050"/>
              <wp:wrapNone/>
              <wp:docPr id="5" name="Conector re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673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10116BD" id="Conector reto 5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.45pt,8.4pt" to="418.2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" strokecolor="#5a5a5a [2109]" strokeweight=".25pt"/>
          </w:pict>
        </mc:Fallback>
      </mc:AlternateContent>
    </w:r>
    <w:r w:rsidR="00433E63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DFBA5F" w14:textId="04504A57" w:rsidR="00AE157D" w:rsidRPr="00D52F94" w:rsidRDefault="00C25FE2" w:rsidP="00D92CD6">
    <w:pPr>
      <w:pStyle w:val="SemEspaamento"/>
      <w:ind w:right="3968"/>
      <w:rPr>
        <w:sz w:val="16"/>
        <w:szCs w:val="17"/>
      </w:rPr>
    </w:pPr>
    <w:bookmarkStart w:id="1" w:name="_Hlk33885723"/>
    <w:bookmarkStart w:id="2" w:name="_Hlk33885724"/>
    <w:bookmarkStart w:id="3" w:name="_Hlk33895896"/>
    <w:bookmarkStart w:id="4" w:name="_Hlk33895897"/>
    <w:bookmarkStart w:id="5" w:name="_Hlk33895939"/>
    <w:bookmarkStart w:id="6" w:name="_Hlk33895940"/>
    <w:bookmarkStart w:id="7" w:name="_Hlk33948838"/>
    <w:bookmarkStart w:id="8" w:name="_Hlk33948839"/>
    <w:bookmarkStart w:id="9" w:name="_Hlk33953468"/>
    <w:bookmarkStart w:id="10" w:name="_Hlk33953469"/>
    <w:bookmarkStart w:id="11" w:name="_Hlk33974381"/>
    <w:bookmarkStart w:id="12" w:name="_Hlk33974382"/>
    <w:r>
      <w:rPr>
        <w:noProof/>
      </w:rPr>
      <w:drawing>
        <wp:anchor distT="0" distB="0" distL="114300" distR="114300" simplePos="0" relativeHeight="251669504" behindDoc="0" locked="0" layoutInCell="1" allowOverlap="1" wp14:anchorId="6007AB36" wp14:editId="7714EDA2">
          <wp:simplePos x="0" y="0"/>
          <wp:positionH relativeFrom="margin">
            <wp:align>right</wp:align>
          </wp:positionH>
          <wp:positionV relativeFrom="paragraph">
            <wp:posOffset>-23495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1667734149" name="Imagem 3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7116D">
      <w:rPr>
        <w:sz w:val="16"/>
        <w:szCs w:val="17"/>
      </w:rPr>
      <w:t>Trabalho</w:t>
    </w:r>
    <w:r w:rsidR="00D92CD6" w:rsidRPr="00D52F94">
      <w:rPr>
        <w:sz w:val="16"/>
        <w:szCs w:val="17"/>
      </w:rPr>
      <w:t xml:space="preserve"> </w:t>
    </w:r>
    <w:r w:rsidR="001349B7">
      <w:rPr>
        <w:sz w:val="16"/>
        <w:szCs w:val="17"/>
      </w:rPr>
      <w:t xml:space="preserve">de Conclusão de Curso </w:t>
    </w:r>
    <w:r w:rsidR="00D92CD6" w:rsidRPr="00D52F94">
      <w:rPr>
        <w:sz w:val="16"/>
        <w:szCs w:val="17"/>
      </w:rPr>
      <w:t>apresentad</w:t>
    </w:r>
    <w:r w:rsidR="0037116D">
      <w:rPr>
        <w:sz w:val="16"/>
        <w:szCs w:val="17"/>
      </w:rPr>
      <w:t>o</w:t>
    </w:r>
    <w:r w:rsidR="00D92CD6" w:rsidRPr="00D52F94">
      <w:rPr>
        <w:sz w:val="16"/>
        <w:szCs w:val="17"/>
      </w:rPr>
      <w:t xml:space="preserve"> para obtenção do título de especialista em</w:t>
    </w:r>
    <w:r w:rsidR="00AE157D">
      <w:rPr>
        <w:sz w:val="16"/>
        <w:szCs w:val="17"/>
      </w:rPr>
      <w:t xml:space="preserve"> </w:t>
    </w:r>
    <w:r w:rsidR="00AE157D" w:rsidRPr="00AE157D">
      <w:rPr>
        <w:sz w:val="16"/>
        <w:szCs w:val="17"/>
      </w:rPr>
      <w:t xml:space="preserve">Data Science e Analytics </w:t>
    </w:r>
    <w:r w:rsidR="00EB5E64">
      <w:rPr>
        <w:sz w:val="16"/>
        <w:szCs w:val="17"/>
      </w:rPr>
      <w:t xml:space="preserve">– </w:t>
    </w:r>
    <w:r w:rsidR="00AE157D">
      <w:rPr>
        <w:sz w:val="16"/>
        <w:szCs w:val="17"/>
      </w:rPr>
      <w:t>2024</w:t>
    </w:r>
  </w:p>
  <w:p w14:paraId="450CB919" w14:textId="7D2CEF86" w:rsidR="00D92CD6" w:rsidRDefault="00D92CD6" w:rsidP="00D92CD6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50CB929" wp14:editId="7783E0F0">
              <wp:simplePos x="0" y="0"/>
              <wp:positionH relativeFrom="margin">
                <wp:align>right</wp:align>
              </wp:positionH>
              <wp:positionV relativeFrom="paragraph">
                <wp:posOffset>106680</wp:posOffset>
              </wp:positionV>
              <wp:extent cx="5753100" cy="0"/>
              <wp:effectExtent l="0" t="0" r="0" b="0"/>
              <wp:wrapNone/>
              <wp:docPr id="10" name="Conector re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6B29293" id="Conector reto 10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" strokecolor="#5a5a5a [2109]" strokeweight=".25pt">
              <w10:wrap anchorx="margin"/>
            </v:line>
          </w:pict>
        </mc:Fallback>
      </mc:AlternateContent>
    </w:r>
    <w:r>
      <w:tab/>
    </w:r>
  </w:p>
  <w:bookmarkEnd w:id="1"/>
  <w:bookmarkEnd w:id="2"/>
  <w:bookmarkEnd w:id="3"/>
  <w:bookmarkEnd w:id="4"/>
  <w:bookmarkEnd w:id="5"/>
  <w:bookmarkEnd w:id="6"/>
  <w:bookmarkEnd w:id="7"/>
  <w:bookmarkEnd w:id="8"/>
  <w:bookmarkEnd w:id="9"/>
  <w:bookmarkEnd w:id="10"/>
  <w:bookmarkEnd w:id="11"/>
  <w:bookmarkEnd w:id="12"/>
  <w:p w14:paraId="450CB91A" w14:textId="77777777" w:rsidR="001E108A" w:rsidRPr="00D92CD6" w:rsidRDefault="001E108A" w:rsidP="00D92CD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0B5B10" w14:textId="7F54DD30" w:rsidR="00EE21D2" w:rsidRPr="00D52F94" w:rsidRDefault="00C25FE2" w:rsidP="00EE21D2">
    <w:pPr>
      <w:pStyle w:val="SemEspaamento"/>
      <w:ind w:right="3968"/>
      <w:rPr>
        <w:sz w:val="16"/>
        <w:szCs w:val="17"/>
      </w:rPr>
    </w:pPr>
    <w:bookmarkStart w:id="65" w:name="_Hlk33913842"/>
    <w:bookmarkStart w:id="66" w:name="_Hlk33913843"/>
    <w:r>
      <w:rPr>
        <w:noProof/>
      </w:rPr>
      <w:drawing>
        <wp:anchor distT="0" distB="0" distL="114300" distR="114300" simplePos="0" relativeHeight="251671552" behindDoc="0" locked="0" layoutInCell="1" allowOverlap="1" wp14:anchorId="3C87A533" wp14:editId="6807D0ED">
          <wp:simplePos x="0" y="0"/>
          <wp:positionH relativeFrom="margin">
            <wp:align>right</wp:align>
          </wp:positionH>
          <wp:positionV relativeFrom="paragraph">
            <wp:posOffset>-29210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854725054" name="Imagem 854725054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E157D" w:rsidRPr="00AE157D">
      <w:rPr>
        <w:sz w:val="16"/>
        <w:szCs w:val="17"/>
      </w:rPr>
      <w:t xml:space="preserve"> </w:t>
    </w:r>
    <w:r w:rsidR="00AE157D">
      <w:rPr>
        <w:sz w:val="16"/>
        <w:szCs w:val="17"/>
      </w:rPr>
      <w:t>Trabalho</w:t>
    </w:r>
    <w:r w:rsidR="00AE157D" w:rsidRPr="00D52F94">
      <w:rPr>
        <w:sz w:val="16"/>
        <w:szCs w:val="17"/>
      </w:rPr>
      <w:t xml:space="preserve"> </w:t>
    </w:r>
    <w:r w:rsidR="00AE157D">
      <w:rPr>
        <w:sz w:val="16"/>
        <w:szCs w:val="17"/>
      </w:rPr>
      <w:t xml:space="preserve">de Conclusão de Curso </w:t>
    </w:r>
    <w:r w:rsidR="00AE157D" w:rsidRPr="00D52F94">
      <w:rPr>
        <w:sz w:val="16"/>
        <w:szCs w:val="17"/>
      </w:rPr>
      <w:t>apresentad</w:t>
    </w:r>
    <w:r w:rsidR="00AE157D">
      <w:rPr>
        <w:sz w:val="16"/>
        <w:szCs w:val="17"/>
      </w:rPr>
      <w:t>o</w:t>
    </w:r>
    <w:r w:rsidR="00AE157D" w:rsidRPr="00D52F94">
      <w:rPr>
        <w:sz w:val="16"/>
        <w:szCs w:val="17"/>
      </w:rPr>
      <w:t xml:space="preserve"> para obtenção do título de especialista em</w:t>
    </w:r>
    <w:r w:rsidR="00AE157D">
      <w:rPr>
        <w:sz w:val="16"/>
        <w:szCs w:val="17"/>
      </w:rPr>
      <w:t xml:space="preserve"> </w:t>
    </w:r>
    <w:r w:rsidR="00AE157D" w:rsidRPr="00AE157D">
      <w:rPr>
        <w:sz w:val="16"/>
        <w:szCs w:val="17"/>
      </w:rPr>
      <w:t xml:space="preserve">Data Science e Analytics </w:t>
    </w:r>
    <w:r w:rsidR="00AE157D">
      <w:rPr>
        <w:sz w:val="16"/>
        <w:szCs w:val="17"/>
      </w:rPr>
      <w:t>– 2024</w:t>
    </w:r>
    <w:r w:rsidRPr="00C25FE2">
      <w:rPr>
        <w:noProof/>
      </w:rPr>
      <w:t xml:space="preserve"> </w:t>
    </w:r>
  </w:p>
  <w:p w14:paraId="11B128D1" w14:textId="0A02ECAE" w:rsidR="00EE21D2" w:rsidRDefault="000A46BE" w:rsidP="00EE21D2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4294967295" distB="4294967295" distL="114300" distR="114300" simplePos="0" relativeHeight="251665408" behindDoc="0" locked="0" layoutInCell="1" allowOverlap="1" wp14:anchorId="31582EE2" wp14:editId="58FF7FC1">
              <wp:simplePos x="0" y="0"/>
              <wp:positionH relativeFrom="margin">
                <wp:align>right</wp:align>
              </wp:positionH>
              <wp:positionV relativeFrom="paragraph">
                <wp:posOffset>106679</wp:posOffset>
              </wp:positionV>
              <wp:extent cx="5753100" cy="0"/>
              <wp:effectExtent l="0" t="0" r="0" b="0"/>
              <wp:wrapNone/>
              <wp:docPr id="1" name="Conector re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noFill/>
                      <a:ln w="3175" cap="flat" cmpd="sng" algn="ctr">
                        <a:solidFill>
                          <a:sysClr val="windowText" lastClr="000000">
                            <a:lumMod val="65000"/>
                            <a:lumOff val="3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95C016C" id="Conector reto 1" o:spid="_x0000_s1026" style="position:absolute;flip:y;z-index:251665408;visibility:visible;mso-wrap-style:square;mso-width-percent:0;mso-height-percent:0;mso-wrap-distance-left:9pt;mso-wrap-distance-top:-3e-5mm;mso-wrap-distance-right:9pt;mso-wrap-distance-bottom:-3e-5mm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" strokecolor="#595959" strokeweight=".25pt">
              <o:lock v:ext="edit" shapetype="f"/>
              <w10:wrap anchorx="margin"/>
            </v:line>
          </w:pict>
        </mc:Fallback>
      </mc:AlternateContent>
    </w:r>
    <w:r w:rsidR="00EE21D2">
      <w:tab/>
    </w:r>
  </w:p>
  <w:bookmarkEnd w:id="65"/>
  <w:bookmarkEnd w:id="66"/>
  <w:p w14:paraId="54778FA6" w14:textId="77777777" w:rsidR="00D92CD6" w:rsidRPr="00EE21D2" w:rsidRDefault="00D92CD6" w:rsidP="00EE21D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5B6087"/>
    <w:multiLevelType w:val="hybridMultilevel"/>
    <w:tmpl w:val="9D705362"/>
    <w:lvl w:ilvl="0" w:tplc="01989C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CB2AD8"/>
    <w:multiLevelType w:val="hybridMultilevel"/>
    <w:tmpl w:val="C518B8B6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77147F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646" w:hanging="504"/>
      </w:pPr>
    </w:lvl>
    <w:lvl w:ilvl="3">
      <w:start w:val="1"/>
      <w:numFmt w:val="decimal"/>
      <w:lvlText w:val="%1.%2.%3.%4."/>
      <w:lvlJc w:val="left"/>
      <w:pPr>
        <w:ind w:left="932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32557516">
    <w:abstractNumId w:val="2"/>
  </w:num>
  <w:num w:numId="2" w16cid:durableId="80496300">
    <w:abstractNumId w:val="0"/>
  </w:num>
  <w:num w:numId="3" w16cid:durableId="211393862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DIEGO DE OLIVEIRA DA CUNHA">
    <w15:presenceInfo w15:providerId="AD" w15:userId="S::12970567792@cefet-rj.br::3b6bd942-087d-47a1-a8bb-9345f24a9600"/>
  </w15:person>
  <w15:person w15:author="Gustavo Araújo">
    <w15:presenceInfo w15:providerId="Windows Live" w15:userId="d0f5d79e9117f5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FEB"/>
    <w:rsid w:val="00002D22"/>
    <w:rsid w:val="00002FED"/>
    <w:rsid w:val="00003BC8"/>
    <w:rsid w:val="0000516E"/>
    <w:rsid w:val="00010625"/>
    <w:rsid w:val="000121A2"/>
    <w:rsid w:val="000129BF"/>
    <w:rsid w:val="00015A3B"/>
    <w:rsid w:val="00030105"/>
    <w:rsid w:val="000318BF"/>
    <w:rsid w:val="0003392C"/>
    <w:rsid w:val="00033ABE"/>
    <w:rsid w:val="000379B9"/>
    <w:rsid w:val="000414DF"/>
    <w:rsid w:val="00042541"/>
    <w:rsid w:val="000504A4"/>
    <w:rsid w:val="0006184C"/>
    <w:rsid w:val="00062BE1"/>
    <w:rsid w:val="0006582A"/>
    <w:rsid w:val="00080BC8"/>
    <w:rsid w:val="000847C4"/>
    <w:rsid w:val="000870EB"/>
    <w:rsid w:val="000A1F2D"/>
    <w:rsid w:val="000A23B0"/>
    <w:rsid w:val="000A46BE"/>
    <w:rsid w:val="000A64CD"/>
    <w:rsid w:val="000A7332"/>
    <w:rsid w:val="000B6C41"/>
    <w:rsid w:val="000C043D"/>
    <w:rsid w:val="000C3C52"/>
    <w:rsid w:val="000C5E50"/>
    <w:rsid w:val="000D4CA6"/>
    <w:rsid w:val="000D65A6"/>
    <w:rsid w:val="000D7128"/>
    <w:rsid w:val="000E6826"/>
    <w:rsid w:val="000F06D0"/>
    <w:rsid w:val="000F3312"/>
    <w:rsid w:val="000F7383"/>
    <w:rsid w:val="00103C8C"/>
    <w:rsid w:val="0010566C"/>
    <w:rsid w:val="00106E6C"/>
    <w:rsid w:val="00111217"/>
    <w:rsid w:val="00115964"/>
    <w:rsid w:val="001179F3"/>
    <w:rsid w:val="00123A50"/>
    <w:rsid w:val="001349B7"/>
    <w:rsid w:val="00137FF8"/>
    <w:rsid w:val="0014260C"/>
    <w:rsid w:val="00145C9C"/>
    <w:rsid w:val="001473F8"/>
    <w:rsid w:val="00155FEB"/>
    <w:rsid w:val="001650D8"/>
    <w:rsid w:val="00173435"/>
    <w:rsid w:val="001735B1"/>
    <w:rsid w:val="0017695E"/>
    <w:rsid w:val="0018079B"/>
    <w:rsid w:val="00181482"/>
    <w:rsid w:val="00183241"/>
    <w:rsid w:val="00183B05"/>
    <w:rsid w:val="0018695B"/>
    <w:rsid w:val="00193278"/>
    <w:rsid w:val="00196DB1"/>
    <w:rsid w:val="001A2B26"/>
    <w:rsid w:val="001A3AE9"/>
    <w:rsid w:val="001B29CD"/>
    <w:rsid w:val="001B3D95"/>
    <w:rsid w:val="001B7001"/>
    <w:rsid w:val="001B7C5F"/>
    <w:rsid w:val="001C2EFB"/>
    <w:rsid w:val="001D247D"/>
    <w:rsid w:val="001E108A"/>
    <w:rsid w:val="001E6121"/>
    <w:rsid w:val="001E6B8D"/>
    <w:rsid w:val="001F0A4F"/>
    <w:rsid w:val="001F5096"/>
    <w:rsid w:val="001F65B7"/>
    <w:rsid w:val="001F677B"/>
    <w:rsid w:val="002013ED"/>
    <w:rsid w:val="002138F6"/>
    <w:rsid w:val="00214A52"/>
    <w:rsid w:val="00221EC9"/>
    <w:rsid w:val="00222FB8"/>
    <w:rsid w:val="00225427"/>
    <w:rsid w:val="002274F5"/>
    <w:rsid w:val="00244916"/>
    <w:rsid w:val="00246075"/>
    <w:rsid w:val="00247798"/>
    <w:rsid w:val="00250606"/>
    <w:rsid w:val="0025090A"/>
    <w:rsid w:val="00251A23"/>
    <w:rsid w:val="0026130F"/>
    <w:rsid w:val="00262449"/>
    <w:rsid w:val="0026400A"/>
    <w:rsid w:val="00266914"/>
    <w:rsid w:val="00271E7A"/>
    <w:rsid w:val="00272CA0"/>
    <w:rsid w:val="00273955"/>
    <w:rsid w:val="00282166"/>
    <w:rsid w:val="0028693D"/>
    <w:rsid w:val="00286FB4"/>
    <w:rsid w:val="002875D3"/>
    <w:rsid w:val="00295E7E"/>
    <w:rsid w:val="00296614"/>
    <w:rsid w:val="002B5BAD"/>
    <w:rsid w:val="002B7B5A"/>
    <w:rsid w:val="002C5487"/>
    <w:rsid w:val="002D0A4C"/>
    <w:rsid w:val="002D11DA"/>
    <w:rsid w:val="002D35E9"/>
    <w:rsid w:val="002D3B35"/>
    <w:rsid w:val="002D6078"/>
    <w:rsid w:val="002D6AF2"/>
    <w:rsid w:val="002D7619"/>
    <w:rsid w:val="002D778A"/>
    <w:rsid w:val="002E3D0D"/>
    <w:rsid w:val="002F1330"/>
    <w:rsid w:val="002F2245"/>
    <w:rsid w:val="002F3830"/>
    <w:rsid w:val="002F6E74"/>
    <w:rsid w:val="00302BCD"/>
    <w:rsid w:val="00311C33"/>
    <w:rsid w:val="0031459B"/>
    <w:rsid w:val="003153E4"/>
    <w:rsid w:val="00320435"/>
    <w:rsid w:val="00320448"/>
    <w:rsid w:val="00323A4C"/>
    <w:rsid w:val="00325B43"/>
    <w:rsid w:val="00331161"/>
    <w:rsid w:val="0033468D"/>
    <w:rsid w:val="00337DC2"/>
    <w:rsid w:val="00343E39"/>
    <w:rsid w:val="0035192B"/>
    <w:rsid w:val="00351961"/>
    <w:rsid w:val="0035264B"/>
    <w:rsid w:val="003542E3"/>
    <w:rsid w:val="003627E5"/>
    <w:rsid w:val="00362B83"/>
    <w:rsid w:val="00363932"/>
    <w:rsid w:val="00364D20"/>
    <w:rsid w:val="00364EBE"/>
    <w:rsid w:val="003678EC"/>
    <w:rsid w:val="0037116D"/>
    <w:rsid w:val="00374730"/>
    <w:rsid w:val="00380E73"/>
    <w:rsid w:val="0038279B"/>
    <w:rsid w:val="00382BEB"/>
    <w:rsid w:val="00383658"/>
    <w:rsid w:val="003979A3"/>
    <w:rsid w:val="00397B56"/>
    <w:rsid w:val="003A2BF8"/>
    <w:rsid w:val="003A335C"/>
    <w:rsid w:val="003A50AD"/>
    <w:rsid w:val="003B0AA1"/>
    <w:rsid w:val="003B3E2D"/>
    <w:rsid w:val="003B3F0A"/>
    <w:rsid w:val="003B425C"/>
    <w:rsid w:val="003C0770"/>
    <w:rsid w:val="003C0DDD"/>
    <w:rsid w:val="003C1B38"/>
    <w:rsid w:val="003C65F6"/>
    <w:rsid w:val="003C7E8D"/>
    <w:rsid w:val="003D1350"/>
    <w:rsid w:val="003E150B"/>
    <w:rsid w:val="003E2B47"/>
    <w:rsid w:val="003E30A0"/>
    <w:rsid w:val="003E36CE"/>
    <w:rsid w:val="003E64D0"/>
    <w:rsid w:val="003F02C0"/>
    <w:rsid w:val="003F1EED"/>
    <w:rsid w:val="003F77A8"/>
    <w:rsid w:val="00402E00"/>
    <w:rsid w:val="0040349A"/>
    <w:rsid w:val="00406344"/>
    <w:rsid w:val="0041171F"/>
    <w:rsid w:val="004139D1"/>
    <w:rsid w:val="00414EA7"/>
    <w:rsid w:val="0041703B"/>
    <w:rsid w:val="00421D0A"/>
    <w:rsid w:val="004242F4"/>
    <w:rsid w:val="00424D37"/>
    <w:rsid w:val="0043064E"/>
    <w:rsid w:val="00433E63"/>
    <w:rsid w:val="004344B3"/>
    <w:rsid w:val="004349A6"/>
    <w:rsid w:val="00435976"/>
    <w:rsid w:val="0044240B"/>
    <w:rsid w:val="004453D9"/>
    <w:rsid w:val="00445A1F"/>
    <w:rsid w:val="0045201D"/>
    <w:rsid w:val="004638D2"/>
    <w:rsid w:val="00466F81"/>
    <w:rsid w:val="00467C3B"/>
    <w:rsid w:val="0047191C"/>
    <w:rsid w:val="00471D21"/>
    <w:rsid w:val="00473CFE"/>
    <w:rsid w:val="00474ACC"/>
    <w:rsid w:val="004829D7"/>
    <w:rsid w:val="00497FC0"/>
    <w:rsid w:val="004A4CB4"/>
    <w:rsid w:val="004B0852"/>
    <w:rsid w:val="004B3DF1"/>
    <w:rsid w:val="004B570C"/>
    <w:rsid w:val="004B6697"/>
    <w:rsid w:val="004B6EB7"/>
    <w:rsid w:val="004B73BD"/>
    <w:rsid w:val="004C12D2"/>
    <w:rsid w:val="004D211C"/>
    <w:rsid w:val="004E1ADB"/>
    <w:rsid w:val="004E2E96"/>
    <w:rsid w:val="004E76BE"/>
    <w:rsid w:val="004E7836"/>
    <w:rsid w:val="004F1D2F"/>
    <w:rsid w:val="00510E51"/>
    <w:rsid w:val="005154B6"/>
    <w:rsid w:val="00516C5E"/>
    <w:rsid w:val="005212F0"/>
    <w:rsid w:val="00522FDE"/>
    <w:rsid w:val="00527BBF"/>
    <w:rsid w:val="00527CD0"/>
    <w:rsid w:val="00530C1C"/>
    <w:rsid w:val="005325A6"/>
    <w:rsid w:val="00532A60"/>
    <w:rsid w:val="0053780E"/>
    <w:rsid w:val="005502EC"/>
    <w:rsid w:val="00551EA4"/>
    <w:rsid w:val="005528B8"/>
    <w:rsid w:val="00556C81"/>
    <w:rsid w:val="0056034C"/>
    <w:rsid w:val="00580198"/>
    <w:rsid w:val="00582497"/>
    <w:rsid w:val="00584676"/>
    <w:rsid w:val="0058770B"/>
    <w:rsid w:val="005905F2"/>
    <w:rsid w:val="00593069"/>
    <w:rsid w:val="005949EF"/>
    <w:rsid w:val="00594DC8"/>
    <w:rsid w:val="005976E1"/>
    <w:rsid w:val="005A0D62"/>
    <w:rsid w:val="005A2BA8"/>
    <w:rsid w:val="005A2F80"/>
    <w:rsid w:val="005A4188"/>
    <w:rsid w:val="005A6631"/>
    <w:rsid w:val="005B2400"/>
    <w:rsid w:val="005B3614"/>
    <w:rsid w:val="005B3BCF"/>
    <w:rsid w:val="005B55DF"/>
    <w:rsid w:val="005C0B45"/>
    <w:rsid w:val="005C2A80"/>
    <w:rsid w:val="005C4785"/>
    <w:rsid w:val="005C6BA6"/>
    <w:rsid w:val="005D055E"/>
    <w:rsid w:val="005D2626"/>
    <w:rsid w:val="005D6B9B"/>
    <w:rsid w:val="005D6C92"/>
    <w:rsid w:val="005E318E"/>
    <w:rsid w:val="005F29F8"/>
    <w:rsid w:val="005F4EB3"/>
    <w:rsid w:val="005F5FEB"/>
    <w:rsid w:val="005F6F0B"/>
    <w:rsid w:val="0062319A"/>
    <w:rsid w:val="00635C2A"/>
    <w:rsid w:val="00636D01"/>
    <w:rsid w:val="00647DBF"/>
    <w:rsid w:val="00656345"/>
    <w:rsid w:val="00657EA6"/>
    <w:rsid w:val="0066110E"/>
    <w:rsid w:val="006726B1"/>
    <w:rsid w:val="006805F5"/>
    <w:rsid w:val="00681AD7"/>
    <w:rsid w:val="00683832"/>
    <w:rsid w:val="00684110"/>
    <w:rsid w:val="00687D18"/>
    <w:rsid w:val="006926E3"/>
    <w:rsid w:val="006A0317"/>
    <w:rsid w:val="006B3841"/>
    <w:rsid w:val="006B4497"/>
    <w:rsid w:val="006B4591"/>
    <w:rsid w:val="006B7597"/>
    <w:rsid w:val="006C2C8C"/>
    <w:rsid w:val="006C4CD3"/>
    <w:rsid w:val="006C5BAF"/>
    <w:rsid w:val="006C720C"/>
    <w:rsid w:val="006D1C62"/>
    <w:rsid w:val="006D2438"/>
    <w:rsid w:val="006D2995"/>
    <w:rsid w:val="006D7365"/>
    <w:rsid w:val="006D7A7F"/>
    <w:rsid w:val="006D7B11"/>
    <w:rsid w:val="006E1A8E"/>
    <w:rsid w:val="006E2B51"/>
    <w:rsid w:val="006E5D44"/>
    <w:rsid w:val="006F0623"/>
    <w:rsid w:val="006F2620"/>
    <w:rsid w:val="006F566A"/>
    <w:rsid w:val="006F78BE"/>
    <w:rsid w:val="006F7EBA"/>
    <w:rsid w:val="007028AE"/>
    <w:rsid w:val="007058F3"/>
    <w:rsid w:val="00706669"/>
    <w:rsid w:val="00713C0C"/>
    <w:rsid w:val="00715294"/>
    <w:rsid w:val="0072023F"/>
    <w:rsid w:val="00721949"/>
    <w:rsid w:val="00721A84"/>
    <w:rsid w:val="00723D29"/>
    <w:rsid w:val="007272C9"/>
    <w:rsid w:val="00731468"/>
    <w:rsid w:val="007352E8"/>
    <w:rsid w:val="00743086"/>
    <w:rsid w:val="007433D4"/>
    <w:rsid w:val="0074342F"/>
    <w:rsid w:val="007450A6"/>
    <w:rsid w:val="00753001"/>
    <w:rsid w:val="007551BF"/>
    <w:rsid w:val="00770024"/>
    <w:rsid w:val="007749A1"/>
    <w:rsid w:val="0078405D"/>
    <w:rsid w:val="00784D7A"/>
    <w:rsid w:val="007854B3"/>
    <w:rsid w:val="007A2A3C"/>
    <w:rsid w:val="007A658E"/>
    <w:rsid w:val="007B0806"/>
    <w:rsid w:val="007B7DA1"/>
    <w:rsid w:val="007C1988"/>
    <w:rsid w:val="007E290A"/>
    <w:rsid w:val="007E78AC"/>
    <w:rsid w:val="007F4591"/>
    <w:rsid w:val="007F54A6"/>
    <w:rsid w:val="007F57A4"/>
    <w:rsid w:val="00800FF0"/>
    <w:rsid w:val="00801FCE"/>
    <w:rsid w:val="00804692"/>
    <w:rsid w:val="008105AF"/>
    <w:rsid w:val="00811A4F"/>
    <w:rsid w:val="00811DE0"/>
    <w:rsid w:val="00812949"/>
    <w:rsid w:val="0081660B"/>
    <w:rsid w:val="008176F9"/>
    <w:rsid w:val="008259B0"/>
    <w:rsid w:val="00826D39"/>
    <w:rsid w:val="00827A85"/>
    <w:rsid w:val="00833B09"/>
    <w:rsid w:val="00834D05"/>
    <w:rsid w:val="00835CCF"/>
    <w:rsid w:val="00836CE1"/>
    <w:rsid w:val="008421B8"/>
    <w:rsid w:val="00842D35"/>
    <w:rsid w:val="008443FF"/>
    <w:rsid w:val="008453BB"/>
    <w:rsid w:val="008545E0"/>
    <w:rsid w:val="00860F38"/>
    <w:rsid w:val="0087237C"/>
    <w:rsid w:val="00872B6C"/>
    <w:rsid w:val="00886138"/>
    <w:rsid w:val="00886CFD"/>
    <w:rsid w:val="00890B17"/>
    <w:rsid w:val="008923FD"/>
    <w:rsid w:val="0089638E"/>
    <w:rsid w:val="008A14A3"/>
    <w:rsid w:val="008A1677"/>
    <w:rsid w:val="008A3CF6"/>
    <w:rsid w:val="008A5086"/>
    <w:rsid w:val="008B0031"/>
    <w:rsid w:val="008B038A"/>
    <w:rsid w:val="008B0687"/>
    <w:rsid w:val="008B4775"/>
    <w:rsid w:val="008B5BBC"/>
    <w:rsid w:val="008C5578"/>
    <w:rsid w:val="008C7AB1"/>
    <w:rsid w:val="008D2C4F"/>
    <w:rsid w:val="008D541D"/>
    <w:rsid w:val="008E02ED"/>
    <w:rsid w:val="008E45B7"/>
    <w:rsid w:val="008E4B54"/>
    <w:rsid w:val="008F2AC4"/>
    <w:rsid w:val="008F4149"/>
    <w:rsid w:val="008F707D"/>
    <w:rsid w:val="00900204"/>
    <w:rsid w:val="00902187"/>
    <w:rsid w:val="00904BC2"/>
    <w:rsid w:val="00906BFA"/>
    <w:rsid w:val="00916A5A"/>
    <w:rsid w:val="00917196"/>
    <w:rsid w:val="009243D5"/>
    <w:rsid w:val="009248B0"/>
    <w:rsid w:val="009319BD"/>
    <w:rsid w:val="00931D71"/>
    <w:rsid w:val="00932E28"/>
    <w:rsid w:val="00932FB7"/>
    <w:rsid w:val="0093332B"/>
    <w:rsid w:val="0094025E"/>
    <w:rsid w:val="0094383B"/>
    <w:rsid w:val="009521C5"/>
    <w:rsid w:val="009629EB"/>
    <w:rsid w:val="00964DE5"/>
    <w:rsid w:val="00973982"/>
    <w:rsid w:val="009751EB"/>
    <w:rsid w:val="00981503"/>
    <w:rsid w:val="009924AC"/>
    <w:rsid w:val="00992731"/>
    <w:rsid w:val="00992A07"/>
    <w:rsid w:val="009934FC"/>
    <w:rsid w:val="0099729D"/>
    <w:rsid w:val="009A06AA"/>
    <w:rsid w:val="009A5155"/>
    <w:rsid w:val="009A6434"/>
    <w:rsid w:val="009B64A7"/>
    <w:rsid w:val="009C5437"/>
    <w:rsid w:val="009D2D67"/>
    <w:rsid w:val="009D4560"/>
    <w:rsid w:val="009D7441"/>
    <w:rsid w:val="009D7C2D"/>
    <w:rsid w:val="009E3D42"/>
    <w:rsid w:val="009E6355"/>
    <w:rsid w:val="009E7FB7"/>
    <w:rsid w:val="009F11F4"/>
    <w:rsid w:val="009F43AE"/>
    <w:rsid w:val="00A045BD"/>
    <w:rsid w:val="00A06683"/>
    <w:rsid w:val="00A11393"/>
    <w:rsid w:val="00A11CBD"/>
    <w:rsid w:val="00A143E9"/>
    <w:rsid w:val="00A16B84"/>
    <w:rsid w:val="00A21742"/>
    <w:rsid w:val="00A258DC"/>
    <w:rsid w:val="00A260C6"/>
    <w:rsid w:val="00A3138A"/>
    <w:rsid w:val="00A36E07"/>
    <w:rsid w:val="00A4125E"/>
    <w:rsid w:val="00A44F29"/>
    <w:rsid w:val="00A46080"/>
    <w:rsid w:val="00A464FF"/>
    <w:rsid w:val="00A472A0"/>
    <w:rsid w:val="00A47C29"/>
    <w:rsid w:val="00A47DAE"/>
    <w:rsid w:val="00A52C33"/>
    <w:rsid w:val="00A52F5E"/>
    <w:rsid w:val="00A65683"/>
    <w:rsid w:val="00A6771C"/>
    <w:rsid w:val="00A67C44"/>
    <w:rsid w:val="00A7321C"/>
    <w:rsid w:val="00A74221"/>
    <w:rsid w:val="00A74EC3"/>
    <w:rsid w:val="00A7611A"/>
    <w:rsid w:val="00A76550"/>
    <w:rsid w:val="00A7743E"/>
    <w:rsid w:val="00A77E1E"/>
    <w:rsid w:val="00A77E89"/>
    <w:rsid w:val="00A82D84"/>
    <w:rsid w:val="00A83DD9"/>
    <w:rsid w:val="00AA1EDC"/>
    <w:rsid w:val="00AA3A60"/>
    <w:rsid w:val="00AA6708"/>
    <w:rsid w:val="00AB3AFC"/>
    <w:rsid w:val="00AC0578"/>
    <w:rsid w:val="00AC5332"/>
    <w:rsid w:val="00AC69CA"/>
    <w:rsid w:val="00AC6C07"/>
    <w:rsid w:val="00AD52BD"/>
    <w:rsid w:val="00AE157D"/>
    <w:rsid w:val="00AE2179"/>
    <w:rsid w:val="00AF25CB"/>
    <w:rsid w:val="00AF625F"/>
    <w:rsid w:val="00AF7A61"/>
    <w:rsid w:val="00B0110A"/>
    <w:rsid w:val="00B057DD"/>
    <w:rsid w:val="00B05D45"/>
    <w:rsid w:val="00B12250"/>
    <w:rsid w:val="00B15503"/>
    <w:rsid w:val="00B34D23"/>
    <w:rsid w:val="00B35358"/>
    <w:rsid w:val="00B35F3F"/>
    <w:rsid w:val="00B43B7D"/>
    <w:rsid w:val="00B45037"/>
    <w:rsid w:val="00B523BB"/>
    <w:rsid w:val="00B5289B"/>
    <w:rsid w:val="00B5612B"/>
    <w:rsid w:val="00B57893"/>
    <w:rsid w:val="00B62F6B"/>
    <w:rsid w:val="00B67CC1"/>
    <w:rsid w:val="00B73815"/>
    <w:rsid w:val="00B73DB7"/>
    <w:rsid w:val="00B754B6"/>
    <w:rsid w:val="00B75E60"/>
    <w:rsid w:val="00B8223B"/>
    <w:rsid w:val="00B83427"/>
    <w:rsid w:val="00B87C3E"/>
    <w:rsid w:val="00B9490B"/>
    <w:rsid w:val="00B9605E"/>
    <w:rsid w:val="00B97070"/>
    <w:rsid w:val="00BA0816"/>
    <w:rsid w:val="00BA46B0"/>
    <w:rsid w:val="00BA6DB1"/>
    <w:rsid w:val="00BB309B"/>
    <w:rsid w:val="00BB4B6C"/>
    <w:rsid w:val="00BB536E"/>
    <w:rsid w:val="00BB5AD1"/>
    <w:rsid w:val="00BB71DF"/>
    <w:rsid w:val="00BC3E12"/>
    <w:rsid w:val="00BD1169"/>
    <w:rsid w:val="00BD2701"/>
    <w:rsid w:val="00BD34AF"/>
    <w:rsid w:val="00BD553F"/>
    <w:rsid w:val="00BD7975"/>
    <w:rsid w:val="00BE33CB"/>
    <w:rsid w:val="00BE69F5"/>
    <w:rsid w:val="00BF2D23"/>
    <w:rsid w:val="00BF2F82"/>
    <w:rsid w:val="00BF7046"/>
    <w:rsid w:val="00C03610"/>
    <w:rsid w:val="00C0430F"/>
    <w:rsid w:val="00C232C9"/>
    <w:rsid w:val="00C24BEA"/>
    <w:rsid w:val="00C25FE2"/>
    <w:rsid w:val="00C26E78"/>
    <w:rsid w:val="00C278FE"/>
    <w:rsid w:val="00C32EE4"/>
    <w:rsid w:val="00C32F20"/>
    <w:rsid w:val="00C34ED3"/>
    <w:rsid w:val="00C354A3"/>
    <w:rsid w:val="00C46489"/>
    <w:rsid w:val="00C55413"/>
    <w:rsid w:val="00C55528"/>
    <w:rsid w:val="00C56AA8"/>
    <w:rsid w:val="00C6199B"/>
    <w:rsid w:val="00C64E7D"/>
    <w:rsid w:val="00C651A5"/>
    <w:rsid w:val="00C7177A"/>
    <w:rsid w:val="00C71EB1"/>
    <w:rsid w:val="00C723C2"/>
    <w:rsid w:val="00C73EAF"/>
    <w:rsid w:val="00C77BD3"/>
    <w:rsid w:val="00C823EE"/>
    <w:rsid w:val="00C86509"/>
    <w:rsid w:val="00C8729A"/>
    <w:rsid w:val="00C87924"/>
    <w:rsid w:val="00C94381"/>
    <w:rsid w:val="00CA3CF8"/>
    <w:rsid w:val="00CA75CC"/>
    <w:rsid w:val="00CA75F3"/>
    <w:rsid w:val="00CB0973"/>
    <w:rsid w:val="00CB3A48"/>
    <w:rsid w:val="00CB41BF"/>
    <w:rsid w:val="00CB4C42"/>
    <w:rsid w:val="00CB5069"/>
    <w:rsid w:val="00CC0E3E"/>
    <w:rsid w:val="00CC2AF5"/>
    <w:rsid w:val="00CC3190"/>
    <w:rsid w:val="00CC3CB5"/>
    <w:rsid w:val="00CC6166"/>
    <w:rsid w:val="00CD612F"/>
    <w:rsid w:val="00CD61E0"/>
    <w:rsid w:val="00CD7E25"/>
    <w:rsid w:val="00CE3E82"/>
    <w:rsid w:val="00CE617C"/>
    <w:rsid w:val="00CF4624"/>
    <w:rsid w:val="00CF5BE5"/>
    <w:rsid w:val="00D0473F"/>
    <w:rsid w:val="00D172FA"/>
    <w:rsid w:val="00D17F73"/>
    <w:rsid w:val="00D20B96"/>
    <w:rsid w:val="00D2204B"/>
    <w:rsid w:val="00D25028"/>
    <w:rsid w:val="00D25FBB"/>
    <w:rsid w:val="00D31253"/>
    <w:rsid w:val="00D31B5C"/>
    <w:rsid w:val="00D33F9C"/>
    <w:rsid w:val="00D34612"/>
    <w:rsid w:val="00D35847"/>
    <w:rsid w:val="00D36105"/>
    <w:rsid w:val="00D40A44"/>
    <w:rsid w:val="00D430F6"/>
    <w:rsid w:val="00D475D2"/>
    <w:rsid w:val="00D50856"/>
    <w:rsid w:val="00D52F94"/>
    <w:rsid w:val="00D632FF"/>
    <w:rsid w:val="00D65298"/>
    <w:rsid w:val="00D706A2"/>
    <w:rsid w:val="00D757B2"/>
    <w:rsid w:val="00D85677"/>
    <w:rsid w:val="00D91E0D"/>
    <w:rsid w:val="00D92CD6"/>
    <w:rsid w:val="00DA1E2E"/>
    <w:rsid w:val="00DA28FD"/>
    <w:rsid w:val="00DB07AF"/>
    <w:rsid w:val="00DB1D8D"/>
    <w:rsid w:val="00DB5464"/>
    <w:rsid w:val="00DC18DC"/>
    <w:rsid w:val="00DC1FA9"/>
    <w:rsid w:val="00DD0D55"/>
    <w:rsid w:val="00DD3D76"/>
    <w:rsid w:val="00DD423D"/>
    <w:rsid w:val="00DD6CA9"/>
    <w:rsid w:val="00DE4A91"/>
    <w:rsid w:val="00DE4D59"/>
    <w:rsid w:val="00DF0D6E"/>
    <w:rsid w:val="00E0030F"/>
    <w:rsid w:val="00E0114C"/>
    <w:rsid w:val="00E05E3E"/>
    <w:rsid w:val="00E12124"/>
    <w:rsid w:val="00E127A2"/>
    <w:rsid w:val="00E12A3E"/>
    <w:rsid w:val="00E14849"/>
    <w:rsid w:val="00E16313"/>
    <w:rsid w:val="00E1740E"/>
    <w:rsid w:val="00E25839"/>
    <w:rsid w:val="00E3132F"/>
    <w:rsid w:val="00E37B97"/>
    <w:rsid w:val="00E45517"/>
    <w:rsid w:val="00E47004"/>
    <w:rsid w:val="00E470FC"/>
    <w:rsid w:val="00E54D23"/>
    <w:rsid w:val="00E5522F"/>
    <w:rsid w:val="00E575F6"/>
    <w:rsid w:val="00E61157"/>
    <w:rsid w:val="00E71060"/>
    <w:rsid w:val="00E80C1F"/>
    <w:rsid w:val="00E835B5"/>
    <w:rsid w:val="00E87D0C"/>
    <w:rsid w:val="00E87EBF"/>
    <w:rsid w:val="00E92DB9"/>
    <w:rsid w:val="00E9452C"/>
    <w:rsid w:val="00E959D5"/>
    <w:rsid w:val="00EA072E"/>
    <w:rsid w:val="00EA1D8A"/>
    <w:rsid w:val="00EA275D"/>
    <w:rsid w:val="00EA3CB2"/>
    <w:rsid w:val="00EA3D75"/>
    <w:rsid w:val="00EA60A7"/>
    <w:rsid w:val="00EA66D6"/>
    <w:rsid w:val="00EB1E46"/>
    <w:rsid w:val="00EB3BDE"/>
    <w:rsid w:val="00EB5E64"/>
    <w:rsid w:val="00EC22D7"/>
    <w:rsid w:val="00EC7116"/>
    <w:rsid w:val="00ED0BB8"/>
    <w:rsid w:val="00ED77AE"/>
    <w:rsid w:val="00EE21D2"/>
    <w:rsid w:val="00EE2621"/>
    <w:rsid w:val="00EE487E"/>
    <w:rsid w:val="00EE556B"/>
    <w:rsid w:val="00EE568D"/>
    <w:rsid w:val="00EE604D"/>
    <w:rsid w:val="00EE773C"/>
    <w:rsid w:val="00EF1565"/>
    <w:rsid w:val="00EF1F11"/>
    <w:rsid w:val="00EF3BA4"/>
    <w:rsid w:val="00EF3BB2"/>
    <w:rsid w:val="00EF52B5"/>
    <w:rsid w:val="00EF654F"/>
    <w:rsid w:val="00EF7DDF"/>
    <w:rsid w:val="00F0090B"/>
    <w:rsid w:val="00F0123C"/>
    <w:rsid w:val="00F0606D"/>
    <w:rsid w:val="00F060A0"/>
    <w:rsid w:val="00F14CB3"/>
    <w:rsid w:val="00F17841"/>
    <w:rsid w:val="00F21C79"/>
    <w:rsid w:val="00F23EFD"/>
    <w:rsid w:val="00F30BB0"/>
    <w:rsid w:val="00F535FD"/>
    <w:rsid w:val="00F56CDC"/>
    <w:rsid w:val="00F57A29"/>
    <w:rsid w:val="00F624CF"/>
    <w:rsid w:val="00F73BB1"/>
    <w:rsid w:val="00F80D3F"/>
    <w:rsid w:val="00F8568D"/>
    <w:rsid w:val="00F91A5E"/>
    <w:rsid w:val="00F92198"/>
    <w:rsid w:val="00F95F8E"/>
    <w:rsid w:val="00FA6ECF"/>
    <w:rsid w:val="00FB0F64"/>
    <w:rsid w:val="00FB4469"/>
    <w:rsid w:val="00FD2C4C"/>
    <w:rsid w:val="00FD4E5F"/>
    <w:rsid w:val="00FE46A3"/>
    <w:rsid w:val="00FE52BF"/>
    <w:rsid w:val="00FF0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0CB8AB"/>
  <w15:docId w15:val="{0580310B-6143-4D0E-ADF4-13200A293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sz w:val="22"/>
        <w:szCs w:val="22"/>
        <w:lang w:val="pt-BR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6E74"/>
  </w:style>
  <w:style w:type="paragraph" w:styleId="Ttulo1">
    <w:name w:val="heading 1"/>
    <w:basedOn w:val="Normal"/>
    <w:next w:val="Normal"/>
    <w:link w:val="Ttulo1Char"/>
    <w:uiPriority w:val="9"/>
    <w:qFormat/>
    <w:rsid w:val="00AE15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414DF"/>
    <w:pPr>
      <w:keepNext/>
      <w:keepLines/>
      <w:spacing w:before="200"/>
      <w:jc w:val="left"/>
      <w:outlineLvl w:val="1"/>
    </w:pPr>
    <w:rPr>
      <w:rFonts w:eastAsiaTheme="majorEastAsia" w:cstheme="majorBidi"/>
      <w:b/>
      <w:bCs/>
      <w:color w:val="000000" w:themeColor="text1"/>
      <w:szCs w:val="26"/>
      <w:lang w:val="en-US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2502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0414DF"/>
    <w:rPr>
      <w:rFonts w:ascii="Arial" w:eastAsiaTheme="majorEastAsia" w:hAnsi="Arial" w:cstheme="majorBidi"/>
      <w:b/>
      <w:bCs/>
      <w:color w:val="000000" w:themeColor="text1"/>
      <w:szCs w:val="26"/>
      <w:lang w:val="en-US"/>
    </w:rPr>
  </w:style>
  <w:style w:type="character" w:styleId="Nmerodelinha">
    <w:name w:val="line number"/>
    <w:basedOn w:val="Fontepargpadro"/>
    <w:uiPriority w:val="99"/>
    <w:semiHidden/>
    <w:unhideWhenUsed/>
    <w:rsid w:val="005F5FEB"/>
  </w:style>
  <w:style w:type="paragraph" w:styleId="Cabealho">
    <w:name w:val="header"/>
    <w:basedOn w:val="Normal"/>
    <w:link w:val="Cabealho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FEB"/>
  </w:style>
  <w:style w:type="paragraph" w:styleId="Rodap">
    <w:name w:val="footer"/>
    <w:basedOn w:val="Normal"/>
    <w:link w:val="Rodap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FEB"/>
  </w:style>
  <w:style w:type="character" w:styleId="Hyperlink">
    <w:name w:val="Hyperlink"/>
    <w:basedOn w:val="Fontepargpadro"/>
    <w:uiPriority w:val="99"/>
    <w:unhideWhenUsed/>
    <w:rsid w:val="00AA1ED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108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108A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1E108A"/>
    <w:pPr>
      <w:spacing w:line="240" w:lineRule="auto"/>
    </w:pPr>
  </w:style>
  <w:style w:type="paragraph" w:styleId="PargrafodaLista">
    <w:name w:val="List Paragraph"/>
    <w:basedOn w:val="Normal"/>
    <w:uiPriority w:val="34"/>
    <w:qFormat/>
    <w:rsid w:val="009629EB"/>
    <w:pPr>
      <w:ind w:left="720"/>
      <w:contextualSpacing/>
    </w:pPr>
  </w:style>
  <w:style w:type="paragraph" w:styleId="Reviso">
    <w:name w:val="Revision"/>
    <w:hidden/>
    <w:uiPriority w:val="99"/>
    <w:semiHidden/>
    <w:rsid w:val="00BC3E12"/>
    <w:pPr>
      <w:spacing w:line="240" w:lineRule="auto"/>
      <w:jc w:val="left"/>
    </w:pPr>
  </w:style>
  <w:style w:type="character" w:customStyle="1" w:styleId="fontstyle01">
    <w:name w:val="fontstyle01"/>
    <w:basedOn w:val="Fontepargpadro"/>
    <w:rsid w:val="00D34612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normaltextrun">
    <w:name w:val="normaltextrun"/>
    <w:basedOn w:val="Fontepargpadro"/>
    <w:rsid w:val="00510E51"/>
  </w:style>
  <w:style w:type="character" w:customStyle="1" w:styleId="Ttulo1Char">
    <w:name w:val="Título 1 Char"/>
    <w:basedOn w:val="Fontepargpadro"/>
    <w:link w:val="Ttulo1"/>
    <w:uiPriority w:val="9"/>
    <w:rsid w:val="00AE157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Forte">
    <w:name w:val="Strong"/>
    <w:basedOn w:val="Fontepargpadro"/>
    <w:uiPriority w:val="22"/>
    <w:qFormat/>
    <w:rsid w:val="004E76BE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D2502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D25028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A3A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A3A60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AA3A60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527CD0"/>
    <w:rPr>
      <w:i/>
      <w:i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60C6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60C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60C6"/>
    <w:rPr>
      <w:vertAlign w:val="superscript"/>
    </w:rPr>
  </w:style>
  <w:style w:type="character" w:customStyle="1" w:styleId="hljs-string">
    <w:name w:val="hljs-string"/>
    <w:basedOn w:val="Fontepargpadro"/>
    <w:rsid w:val="00A260C6"/>
  </w:style>
  <w:style w:type="table" w:styleId="Tabelacomgrade">
    <w:name w:val="Table Grid"/>
    <w:basedOn w:val="Tabelanormal"/>
    <w:uiPriority w:val="59"/>
    <w:rsid w:val="00B9707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C4CD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BD270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BD270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BD270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D270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D2701"/>
    <w:rPr>
      <w:b/>
      <w:bCs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19327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13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0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5.png"/><Relationship Id="rId26" Type="http://schemas.openxmlformats.org/officeDocument/2006/relationships/hyperlink" Target="https://periodicos.fgv.br/rbe/article/view/534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4.png"/><Relationship Id="rId25" Type="http://schemas.openxmlformats.org/officeDocument/2006/relationships/hyperlink" Target="https://basedosdados.org/dataset/e43f0d5b-43cf-4bfb-8d90-c38a4e0d7c4f?table=81272674-f522-4e43-a70b-05bf46f0a163" TargetMode="External"/><Relationship Id="rId33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normativos.bcb.gov.br/Lists/Normativos/Attachments/50344/Res_4557_v1_O.pdf" TargetMode="External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10.png"/><Relationship Id="rId28" Type="http://schemas.openxmlformats.org/officeDocument/2006/relationships/hyperlink" Target="https://www.ipea.gov.br/ipeacaixa/premio2006/docs/trabpremiados/IpeaCaixa2006_Profissional_02lugar_tema03.pdf" TargetMode="External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16/09/relationships/commentsIds" Target="commentsIds.xml"/><Relationship Id="rId22" Type="http://schemas.openxmlformats.org/officeDocument/2006/relationships/image" Target="media/image9.png"/><Relationship Id="rId27" Type="http://schemas.openxmlformats.org/officeDocument/2006/relationships/hyperlink" Target="https://dados.gov.br/dados/conjuntos-dados/cadastro-nacional-da-pessoa-juridica---cnpj" TargetMode="External"/><Relationship Id="rId30" Type="http://schemas.openxmlformats.org/officeDocument/2006/relationships/image" Target="media/image12.png"/><Relationship Id="rId35" Type="http://schemas.microsoft.com/office/2011/relationships/people" Target="people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.XSL" StyleName="ABNT NBR 6023:2002*" Version="1"/>
</file>

<file path=customXml/itemProps1.xml><?xml version="1.0" encoding="utf-8"?>
<ds:datastoreItem xmlns:ds="http://schemas.openxmlformats.org/officeDocument/2006/customXml" ds:itemID="{BE409E3A-800A-4566-8064-1F2CD5D0E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7258</TotalTime>
  <Pages>14</Pages>
  <Words>3554</Words>
  <Characters>19194</Characters>
  <Application>Microsoft Office Word</Application>
  <DocSecurity>0</DocSecurity>
  <Lines>159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</dc:creator>
  <cp:lastModifiedBy>Gustavo Araújo</cp:lastModifiedBy>
  <cp:revision>27</cp:revision>
  <cp:lastPrinted>2024-09-15T16:14:00Z</cp:lastPrinted>
  <dcterms:created xsi:type="dcterms:W3CDTF">2024-09-22T20:22:00Z</dcterms:created>
  <dcterms:modified xsi:type="dcterms:W3CDTF">2024-09-23T00:26:00Z</dcterms:modified>
</cp:coreProperties>
</file>