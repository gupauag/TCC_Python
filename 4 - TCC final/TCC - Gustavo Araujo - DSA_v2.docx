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0E995B49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450CB8B9" w14:textId="0878D37A" w:rsidR="00D92CD6" w:rsidRPr="00E127A2" w:rsidRDefault="00AE157D" w:rsidP="00E127A2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  <w:r w:rsidR="00E127A2">
        <w:t>.</w:t>
      </w: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3"/>
      <w:r>
        <w:rPr>
          <w:b/>
        </w:rPr>
        <w:t>Resumo</w:t>
      </w:r>
      <w:commentRangeEnd w:id="13"/>
      <w:r w:rsidR="00BD2701">
        <w:rPr>
          <w:rStyle w:val="Refdecomentrio"/>
        </w:rPr>
        <w:commentReference w:id="13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B946A9D" w14:textId="77777777" w:rsidR="00E127A2" w:rsidRDefault="00E127A2" w:rsidP="00E127A2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 xml:space="preserve">) a partir de </w:t>
      </w:r>
      <w:r>
        <w:rPr>
          <w:iCs/>
        </w:rPr>
        <w:t>vínculo</w:t>
      </w:r>
      <w:r w:rsidRPr="001473F8">
        <w:rPr>
          <w:iCs/>
        </w:rPr>
        <w:t xml:space="preserve"> societári</w:t>
      </w:r>
      <w:r>
        <w:rPr>
          <w:iCs/>
        </w:rPr>
        <w:t xml:space="preserve">o, com o objetivo de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instituições financeiras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], partindo de uma análise mais profunda dos envolvidos na gestão do crédito.</w:t>
      </w:r>
    </w:p>
    <w:p w14:paraId="17CAF2E9" w14:textId="77777777" w:rsidR="00E127A2" w:rsidRDefault="00E127A2" w:rsidP="00E127A2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 xml:space="preserve">a teoria dos grafos, o algoritmo mapeia as relações entre empresas e sócios, </w:t>
      </w:r>
      <w:r>
        <w:rPr>
          <w:iCs/>
        </w:rPr>
        <w:t xml:space="preserve">e disponibiliza 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>.</w:t>
      </w:r>
    </w:p>
    <w:p w14:paraId="382791E4" w14:textId="2BA7A0C8" w:rsidR="00C71EB1" w:rsidRDefault="00E127A2" w:rsidP="00E127A2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>Os resultados mostram que a abordagem permite uma avaliação mais precisa e abrangente do risco de crédito, facilitando a gestão de carteiras de 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a capacidade das </w:t>
      </w:r>
      <w:r>
        <w:rPr>
          <w:iCs/>
        </w:rPr>
        <w:t>[</w:t>
      </w:r>
      <w:proofErr w:type="spellStart"/>
      <w:r w:rsidRPr="001473F8"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  <w:r w:rsidR="001473F8">
        <w:rPr>
          <w:iCs/>
        </w:rPr>
        <w:t xml:space="preserve">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4" w:name="_Hlk136587932"/>
    </w:p>
    <w:bookmarkEnd w:id="14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F703164" w14:textId="1B92F225" w:rsidR="00AE157D" w:rsidRPr="00674328" w:rsidRDefault="00E127A2" w:rsidP="00AE157D">
      <w:pPr>
        <w:spacing w:after="40" w:line="360" w:lineRule="auto"/>
        <w:ind w:firstLine="567"/>
        <w:rPr>
          <w:iCs/>
        </w:rPr>
      </w:pPr>
      <w:commentRangeStart w:id="15"/>
      <w:commentRangeStart w:id="16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proofErr w:type="spellStart"/>
      <w:r w:rsidRPr="00674328">
        <w:rPr>
          <w:iCs/>
        </w:rPr>
        <w:t>IF</w:t>
      </w:r>
      <w:r>
        <w:rPr>
          <w:iCs/>
        </w:rPr>
        <w:t>s</w:t>
      </w:r>
      <w:proofErr w:type="spellEnd"/>
      <w:r>
        <w:rPr>
          <w:iCs/>
        </w:rPr>
        <w:t>]</w:t>
      </w:r>
      <w:r w:rsidRPr="00674328">
        <w:rPr>
          <w:iCs/>
        </w:rPr>
        <w:t xml:space="preserve"> e não financeiras têm se preocupado com a gestão eficaz do risco de crédito</w:t>
      </w:r>
      <w:commentRangeEnd w:id="15"/>
      <w:r>
        <w:rPr>
          <w:rStyle w:val="Refdecomentrio"/>
        </w:rPr>
        <w:commentReference w:id="15"/>
      </w:r>
      <w:commentRangeEnd w:id="16"/>
      <w:r>
        <w:rPr>
          <w:rStyle w:val="Refdecomentrio"/>
        </w:rPr>
        <w:commentReference w:id="16"/>
      </w:r>
      <w:r>
        <w:rPr>
          <w:iCs/>
        </w:rPr>
        <w:t xml:space="preserve"> (IPEA, 2006)</w:t>
      </w:r>
      <w:r w:rsidRPr="00674328">
        <w:rPr>
          <w:iCs/>
        </w:rPr>
        <w:t xml:space="preserve">. </w:t>
      </w:r>
      <w:r w:rsidR="00AE157D" w:rsidRPr="00674328">
        <w:rPr>
          <w:iCs/>
        </w:rPr>
        <w:t xml:space="preserve">Os eventos complexos que resultaram em impactos significativos nas economias e sociedades, tais como, recessões e crises financeiras, imprimiram desafios que forçaram a necessidade de controlar e desenvolver estratégias para garantir uma menor exposição ao risco de crédito, </w:t>
      </w:r>
      <w:commentRangeStart w:id="17"/>
      <w:commentRangeStart w:id="18"/>
      <w:r w:rsidR="005949EF" w:rsidRPr="00674328">
        <w:rPr>
          <w:iCs/>
        </w:rPr>
        <w:t>maximização dos lucros e manter a sustentabilidade no mercado</w:t>
      </w:r>
      <w:r w:rsidR="005949EF">
        <w:rPr>
          <w:iCs/>
        </w:rPr>
        <w:t xml:space="preserve"> (</w:t>
      </w:r>
      <w:proofErr w:type="spellStart"/>
      <w:r w:rsidR="005949EF" w:rsidRPr="00257A96">
        <w:t>J</w:t>
      </w:r>
      <w:r w:rsidR="005949EF">
        <w:t>assé</w:t>
      </w:r>
      <w:proofErr w:type="spellEnd"/>
      <w:r w:rsidR="005949EF">
        <w:t>, 2020)</w:t>
      </w:r>
      <w:commentRangeEnd w:id="17"/>
      <w:r w:rsidR="005949EF">
        <w:rPr>
          <w:rStyle w:val="Refdecomentrio"/>
        </w:rPr>
        <w:commentReference w:id="17"/>
      </w:r>
      <w:commentRangeEnd w:id="18"/>
      <w:r w:rsidR="005949EF">
        <w:rPr>
          <w:rStyle w:val="Refdecomentrio"/>
        </w:rPr>
        <w:commentReference w:id="18"/>
      </w:r>
      <w:r w:rsidR="005949EF">
        <w:t>.</w:t>
      </w:r>
    </w:p>
    <w:p w14:paraId="2E239C0D" w14:textId="2A43780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conceção de crédito é 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19DCA223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</w:t>
      </w:r>
      <w:r w:rsidR="005949EF">
        <w:rPr>
          <w:iCs/>
        </w:rPr>
        <w:t xml:space="preserve">Com o </w:t>
      </w:r>
      <w:r w:rsidRPr="00674328">
        <w:rPr>
          <w:iCs/>
        </w:rPr>
        <w:t xml:space="preserve">advento de novas tecnologias e modelos estatísticos, </w:t>
      </w:r>
      <w:r w:rsidR="005949EF">
        <w:rPr>
          <w:iCs/>
        </w:rPr>
        <w:t xml:space="preserve">foi possível desenvolver </w:t>
      </w:r>
      <w:r w:rsidRPr="00674328">
        <w:rPr>
          <w:iCs/>
        </w:rPr>
        <w:t>maneiras mais eficientes para controlar carteira</w:t>
      </w:r>
      <w:r w:rsidR="005949EF">
        <w:rPr>
          <w:iCs/>
        </w:rPr>
        <w:t>s</w:t>
      </w:r>
      <w:r w:rsidRPr="00674328">
        <w:rPr>
          <w:iCs/>
        </w:rPr>
        <w:t xml:space="preserve"> de crédito</w:t>
      </w:r>
      <w:r w:rsidR="005949EF">
        <w:rPr>
          <w:iCs/>
        </w:rPr>
        <w:t>s</w:t>
      </w:r>
      <w:r w:rsidRPr="00674328">
        <w:rPr>
          <w:iCs/>
        </w:rPr>
        <w:t xml:space="preserve">, criando mecanismos para conhecer melhor seus clientes. </w:t>
      </w:r>
    </w:p>
    <w:p w14:paraId="073A1D07" w14:textId="1ACD5054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</w:t>
      </w:r>
      <w:r w:rsidR="005949EF">
        <w:rPr>
          <w:iCs/>
        </w:rPr>
        <w:t>Essa t</w:t>
      </w:r>
      <w:r w:rsidRPr="00674328">
        <w:rPr>
          <w:iCs/>
        </w:rPr>
        <w:t>erm</w:t>
      </w:r>
      <w:r w:rsidR="005949EF">
        <w:rPr>
          <w:iCs/>
        </w:rPr>
        <w:t>inologia é</w:t>
      </w:r>
      <w:r w:rsidRPr="00674328">
        <w:rPr>
          <w:iCs/>
        </w:rPr>
        <w:t xml:space="preserve"> dad</w:t>
      </w:r>
      <w:r w:rsidR="005949EF">
        <w:rPr>
          <w:iCs/>
        </w:rPr>
        <w:t>a</w:t>
      </w:r>
      <w:r w:rsidRPr="00674328">
        <w:rPr>
          <w:iCs/>
        </w:rPr>
        <w:t xml:space="preserve">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79CB5F88" w14:textId="77777777" w:rsidR="002274F5" w:rsidRDefault="00B45037" w:rsidP="002274F5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  <w:commentRangeStart w:id="19"/>
      <w:commentRangeStart w:id="20"/>
      <w:commentRangeEnd w:id="19"/>
      <w:r w:rsidR="00BD2701">
        <w:rPr>
          <w:rStyle w:val="Refdecomentrio"/>
        </w:rPr>
        <w:commentReference w:id="19"/>
      </w:r>
      <w:commentRangeEnd w:id="20"/>
      <w:r w:rsidR="002274F5">
        <w:rPr>
          <w:rStyle w:val="Refdecomentrio"/>
        </w:rPr>
        <w:commentReference w:id="20"/>
      </w:r>
    </w:p>
    <w:p w14:paraId="37AFF292" w14:textId="1172BD0D" w:rsidR="005949EF" w:rsidRPr="005A6631" w:rsidRDefault="005949EF" w:rsidP="002274F5">
      <w:pPr>
        <w:spacing w:after="40" w:line="360" w:lineRule="auto"/>
        <w:ind w:firstLine="567"/>
        <w:rPr>
          <w:b/>
        </w:rPr>
      </w:pPr>
      <w:r>
        <w:rPr>
          <w:iCs/>
        </w:rPr>
        <w:t xml:space="preserve">É neste contexto que o presente trabalho tenta demonstrar que é possível </w:t>
      </w:r>
      <w:r w:rsidR="002274F5">
        <w:rPr>
          <w:iCs/>
        </w:rPr>
        <w:t xml:space="preserve">criar maneiras de identificar melhor os vínculos entre empresas e sócios, desenvolvendo um </w:t>
      </w:r>
      <w:r w:rsidRPr="00505A8F">
        <w:rPr>
          <w:iCs/>
        </w:rPr>
        <w:t xml:space="preserve">algoritmo que auxilie a identificação de clientes envolvidos na concessão de crédito. </w:t>
      </w:r>
      <w:r w:rsidR="002274F5">
        <w:rPr>
          <w:iCs/>
        </w:rPr>
        <w:t>F</w:t>
      </w:r>
      <w:r>
        <w:rPr>
          <w:iCs/>
        </w:rPr>
        <w:t>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 Em outras palavras, o artigo descreve como é possível criar </w:t>
      </w:r>
      <w:r w:rsidR="002274F5">
        <w:rPr>
          <w:iCs/>
        </w:rPr>
        <w:t xml:space="preserve">esse modelo e com isso facilita identificar as </w:t>
      </w:r>
      <w:r>
        <w:rPr>
          <w:iCs/>
        </w:rPr>
        <w:t xml:space="preserve">ligações entre as </w:t>
      </w:r>
      <w:r w:rsidRPr="00505A8F">
        <w:rPr>
          <w:iCs/>
        </w:rPr>
        <w:t>contrapartes envolvidas na concessão de crédito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22292615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</w:t>
      </w:r>
      <w:r w:rsidR="002274F5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1F865B27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>B</w:t>
      </w:r>
      <w:del w:id="21" w:author="Gustavo Araújo" w:date="2024-09-15T13:23:00Z" w16du:dateUtc="2024-09-15T16:23:00Z">
        <w:r w:rsidR="008176F9" w:rsidDel="00062BE1">
          <w:rPr>
            <w:iCs/>
          </w:rPr>
          <w:delText>ASE DOS DADOS</w:delText>
        </w:r>
      </w:del>
      <w:ins w:id="22" w:author="Gustavo Araújo" w:date="2024-09-15T13:23:00Z" w16du:dateUtc="2024-09-15T16:23:00Z">
        <w:r w:rsidR="00062BE1">
          <w:rPr>
            <w:iCs/>
          </w:rPr>
          <w:t>ase dos dados</w:t>
        </w:r>
      </w:ins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gerenciadas em larga escala (</w:t>
      </w:r>
      <w:del w:id="23" w:author="Gustavo Araújo" w:date="2024-09-15T13:24:00Z" w16du:dateUtc="2024-09-15T16:24:00Z">
        <w:r w:rsidR="008176F9" w:rsidDel="00343E39">
          <w:rPr>
            <w:iCs/>
          </w:rPr>
          <w:delText xml:space="preserve">GOOGLE </w:delText>
        </w:r>
      </w:del>
      <w:ins w:id="24" w:author="Gustavo Araújo" w:date="2024-09-15T13:24:00Z" w16du:dateUtc="2024-09-15T16:24:00Z">
        <w:r w:rsidR="00343E39">
          <w:rPr>
            <w:iCs/>
          </w:rPr>
          <w:t>G</w:t>
        </w:r>
        <w:r w:rsidR="00343E39">
          <w:rPr>
            <w:iCs/>
          </w:rPr>
          <w:t>oogle</w:t>
        </w:r>
        <w:r w:rsidR="00343E39">
          <w:rPr>
            <w:iCs/>
          </w:rPr>
          <w:t xml:space="preserve"> </w:t>
        </w:r>
      </w:ins>
      <w:r w:rsidR="008176F9">
        <w:rPr>
          <w:iCs/>
        </w:rPr>
        <w:t>B</w:t>
      </w:r>
      <w:del w:id="25" w:author="Gustavo Araújo" w:date="2024-09-15T13:24:00Z" w16du:dateUtc="2024-09-15T16:24:00Z">
        <w:r w:rsidR="008176F9" w:rsidDel="00343E39">
          <w:rPr>
            <w:iCs/>
          </w:rPr>
          <w:delText>I</w:delText>
        </w:r>
      </w:del>
      <w:ins w:id="26" w:author="Gustavo Araújo" w:date="2024-09-15T13:24:00Z" w16du:dateUtc="2024-09-15T16:24:00Z">
        <w:r w:rsidR="00343E39">
          <w:rPr>
            <w:iCs/>
          </w:rPr>
          <w:t>igQuery</w:t>
        </w:r>
      </w:ins>
      <w:del w:id="27" w:author="Gustavo Araújo" w:date="2024-09-15T13:24:00Z" w16du:dateUtc="2024-09-15T16:24:00Z">
        <w:r w:rsidR="008176F9" w:rsidDel="00343E39">
          <w:rPr>
            <w:iCs/>
          </w:rPr>
          <w:delText>GQUERY</w:delText>
        </w:r>
      </w:del>
      <w:r w:rsidR="008176F9">
        <w:rPr>
          <w:iCs/>
        </w:rPr>
        <w:t xml:space="preserve">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7A0984B7" w14:textId="77777777" w:rsidR="002274F5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 espelho das bases fornecidas pela RFB, a fim de estudar as estruturas e vínculos entre as bases e suas respectivas observações (</w:t>
      </w:r>
      <w:r>
        <w:t>Imagem 1 do Apêndice A</w:t>
      </w:r>
      <w:r>
        <w:rPr>
          <w:iCs/>
        </w:rPr>
        <w:t>).</w:t>
      </w:r>
    </w:p>
    <w:p w14:paraId="082E1223" w14:textId="5A3560AE" w:rsidR="00A258DC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trouxe maior complexidade para realizar a gestão dos dados, pois com a existência de milhares de observações disponíveis a execução ficou prejudicada devido ao tratamento dos dados em hardware não escalonável. Sendo assim, para o projeto, se optou a utilização da ingestão de dados diretamente do </w:t>
      </w:r>
      <w:proofErr w:type="spellStart"/>
      <w:r w:rsidRPr="003E30A0">
        <w:rPr>
          <w:i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commentRangeStart w:id="28"/>
      <w:commentRangeStart w:id="29"/>
      <w:r w:rsidR="00A258DC">
        <w:rPr>
          <w:iCs/>
        </w:rPr>
        <w:t>.</w:t>
      </w:r>
      <w:commentRangeEnd w:id="28"/>
      <w:r w:rsidR="00BD2701">
        <w:rPr>
          <w:rStyle w:val="Refdecomentrio"/>
        </w:rPr>
        <w:commentReference w:id="28"/>
      </w:r>
      <w:commentRangeEnd w:id="29"/>
      <w:r w:rsidR="003E30A0">
        <w:rPr>
          <w:rStyle w:val="Refdecomentrio"/>
        </w:rPr>
        <w:commentReference w:id="29"/>
      </w:r>
    </w:p>
    <w:p w14:paraId="290B4196" w14:textId="69EF4409" w:rsidR="004B6EB7" w:rsidRDefault="002274F5" w:rsidP="002274F5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com a utilização dos dados mascarados para os sócios, foi necessário a criação de uma chave de referência entre as empresas e sócios, para que fosse possível criar um vínculo único entre as observações. Para a visão das empresas, foi concatenado o número básico do CNPJ com o nome da empresa, já para os sócios, seguiu-se a mesma lógica, concatenando o nome do sócio com um algoritmo de mascaramento e a base do CPF ou CNPJ mascarado. Essas chaves possibilitam alimentar os grafos e criar as referências e vínculos entre os integrantes do GE.</w:t>
      </w:r>
    </w:p>
    <w:p w14:paraId="23807D80" w14:textId="77777777" w:rsidR="002274F5" w:rsidRDefault="002274F5" w:rsidP="002274F5">
      <w:pPr>
        <w:spacing w:after="40" w:line="360" w:lineRule="auto"/>
        <w:ind w:firstLine="567"/>
        <w:rPr>
          <w:iCs/>
        </w:rPr>
      </w:pP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F0B1" w14:textId="77777777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1 - Chaves únicas de referência entre empresas e sócios</w:t>
      </w:r>
    </w:p>
    <w:p w14:paraId="17C5A0FF" w14:textId="6B8A09CA" w:rsidR="00B43B7D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5DFE2E4" w14:textId="77777777" w:rsidR="003E30A0" w:rsidRDefault="003E30A0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339C4DFC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  <w:r w:rsidR="003E30A0">
        <w:t>.</w:t>
      </w:r>
    </w:p>
    <w:p w14:paraId="3CC160FC" w14:textId="77777777" w:rsidR="004B6EB7" w:rsidRDefault="004B6EB7" w:rsidP="003E30A0">
      <w:pPr>
        <w:spacing w:after="40" w:line="360" w:lineRule="auto"/>
        <w:ind w:firstLine="567"/>
      </w:pPr>
    </w:p>
    <w:p w14:paraId="44E647CD" w14:textId="101FD970" w:rsidR="00AF25CB" w:rsidRDefault="004B6EB7" w:rsidP="003E30A0">
      <w:pPr>
        <w:spacing w:after="40" w:line="360" w:lineRule="auto"/>
      </w:pPr>
      <w:r w:rsidRPr="004B6EB7">
        <w:rPr>
          <w:noProof/>
        </w:rPr>
        <w:drawing>
          <wp:inline distT="0" distB="0" distL="0" distR="0" wp14:anchorId="41FA0B99" wp14:editId="165E835E">
            <wp:extent cx="5634000" cy="1800290"/>
            <wp:effectExtent l="0" t="0" r="5080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18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43E" w14:textId="77777777" w:rsidR="003E30A0" w:rsidRDefault="003E30A0" w:rsidP="003E30A0">
      <w:pPr>
        <w:spacing w:after="40" w:line="360" w:lineRule="auto"/>
        <w:jc w:val="left"/>
      </w:pPr>
      <w:r>
        <w:t>Figura 2. Grafo direcionado</w:t>
      </w:r>
    </w:p>
    <w:p w14:paraId="25B36265" w14:textId="6E6D9AD9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4CC66745" w:rsidR="004B6EB7" w:rsidRDefault="004B6EB7" w:rsidP="003E30A0">
      <w:pPr>
        <w:spacing w:after="40" w:line="360" w:lineRule="auto"/>
        <w:jc w:val="left"/>
        <w:rPr>
          <w:iCs/>
        </w:rPr>
      </w:pPr>
      <w:r w:rsidRPr="00AF25CB">
        <w:rPr>
          <w:iCs/>
          <w:noProof/>
        </w:rPr>
        <w:drawing>
          <wp:inline distT="0" distB="0" distL="0" distR="0" wp14:anchorId="2B0F39DB" wp14:editId="3CE8600E">
            <wp:extent cx="5740842" cy="3745153"/>
            <wp:effectExtent l="0" t="0" r="0" b="8255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986" cy="37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72F" w14:textId="67CCEB85" w:rsidR="003E30A0" w:rsidRDefault="003E30A0" w:rsidP="003E30A0">
      <w:pPr>
        <w:spacing w:after="40" w:line="360" w:lineRule="auto"/>
        <w:jc w:val="left"/>
        <w:rPr>
          <w:iCs/>
        </w:rPr>
      </w:pPr>
      <w:r>
        <w:rPr>
          <w:iCs/>
        </w:rPr>
        <w:t>Figura 3. Estrutura de Grado não direcionado</w:t>
      </w:r>
    </w:p>
    <w:p w14:paraId="673CC4AE" w14:textId="77777777" w:rsidR="003E30A0" w:rsidRDefault="003E30A0" w:rsidP="003E30A0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1972479E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</w:t>
      </w:r>
      <w:r>
        <w:lastRenderedPageBreak/>
        <w:t xml:space="preserve">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8105AF">
        <w:tc>
          <w:tcPr>
            <w:tcW w:w="4472" w:type="dxa"/>
          </w:tcPr>
          <w:p w14:paraId="797820E6" w14:textId="7B59FDDC" w:rsidR="00B97070" w:rsidRDefault="00B97070" w:rsidP="008105AF">
            <w:pPr>
              <w:spacing w:after="40" w:line="360" w:lineRule="auto"/>
              <w:jc w:val="left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48224" w14:textId="77777777" w:rsidR="008105AF" w:rsidRDefault="008105AF" w:rsidP="008105AF">
      <w:pPr>
        <w:spacing w:after="40" w:line="360" w:lineRule="auto"/>
        <w:jc w:val="left"/>
      </w:pPr>
      <w:r w:rsidRPr="008105AF">
        <w:rPr>
          <w:iCs/>
        </w:rPr>
        <w:t>Figura</w:t>
      </w:r>
      <w:r>
        <w:t xml:space="preserve"> 4. Grafo de referência</w:t>
      </w:r>
    </w:p>
    <w:p w14:paraId="741B4098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2F4120DF" w:rsidR="005528B8" w:rsidRDefault="008105AF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os vínculos entre sócios e empresas</w:t>
      </w:r>
      <w:commentRangeStart w:id="30"/>
      <w:commentRangeStart w:id="31"/>
      <w:r w:rsidR="005528B8">
        <w:rPr>
          <w:iCs/>
        </w:rPr>
        <w:t>.</w:t>
      </w:r>
      <w:commentRangeEnd w:id="30"/>
      <w:r w:rsidR="00BD2701">
        <w:rPr>
          <w:rStyle w:val="Refdecomentrio"/>
        </w:rPr>
        <w:commentReference w:id="30"/>
      </w:r>
      <w:commentRangeEnd w:id="31"/>
      <w:r>
        <w:rPr>
          <w:rStyle w:val="Refdecomentrio"/>
        </w:rPr>
        <w:commentReference w:id="31"/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5F5E0D51" w14:textId="69FB3437" w:rsidR="007B7DA1" w:rsidRDefault="00331161" w:rsidP="008105AF">
      <w:pPr>
        <w:spacing w:after="40" w:line="360" w:lineRule="auto"/>
        <w:jc w:val="left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362A0AC9">
            <wp:extent cx="5685183" cy="2984250"/>
            <wp:effectExtent l="0" t="0" r="0" b="6985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739" cy="29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3E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5. Grupo Econômico – Vínculo Societário</w:t>
      </w:r>
    </w:p>
    <w:p w14:paraId="30EE6114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ACE4D6B" w14:textId="77777777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5, pode-se visualizar as referências entre as empresas e sócios. É possível identificar um vínculo entre as empresas ‘FR Comercio’ e a ‘Restaurante Cantinho’ através do nó ‘AJM*’. Esse vínculo entre as empresas, por sua vez, demonstra que a análise isoladamente das empresas e sócios pode ser insuficiente ao avaliar o risco de crédito envolvido. Os vínculos entre indivíduos trás maior visibilidade na identificação das características dos envolvidos na análise de crédito, já que dessa forma é possível identificar o poder de inferência positiva ou negativa entre os envolvidos. </w:t>
      </w:r>
    </w:p>
    <w:p w14:paraId="377CE899" w14:textId="77777777" w:rsidR="008105AF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empresa ‘Restaurante Cantinho’, visto na figura 5, seja uma empresa que possua alguma restrição bancária,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 ativa dentro do GE. </w:t>
      </w:r>
    </w:p>
    <w:p w14:paraId="5CD5C984" w14:textId="0CA52960" w:rsidR="00251A23" w:rsidRDefault="008105AF" w:rsidP="008105AF">
      <w:pPr>
        <w:spacing w:after="40" w:line="360" w:lineRule="auto"/>
        <w:ind w:firstLine="567"/>
        <w:rPr>
          <w:iCs/>
        </w:rPr>
      </w:pPr>
      <w:r>
        <w:rPr>
          <w:iCs/>
        </w:rPr>
        <w:t>Essa abordagem deve ser relevante com a adição de outras variáveis, ou seja, a identificação das relações entre os indivíduos, não deve ser necessariamente considerado como a única forma da análise do risco de crédito envolvido, mas já garante maior visibilidade na avaliação do perfil do GE.</w:t>
      </w:r>
    </w:p>
    <w:p w14:paraId="7E3A703F" w14:textId="77777777" w:rsidR="009A5155" w:rsidRDefault="009A5155" w:rsidP="008105AF">
      <w:pPr>
        <w:spacing w:after="40" w:line="360" w:lineRule="auto"/>
        <w:ind w:firstLine="567"/>
        <w:rPr>
          <w:iCs/>
        </w:rPr>
      </w:pPr>
    </w:p>
    <w:p w14:paraId="7F453EBE" w14:textId="1E0CEF8A" w:rsidR="00251A23" w:rsidRDefault="00251A23" w:rsidP="008105AF">
      <w:pPr>
        <w:spacing w:after="40" w:line="360" w:lineRule="auto"/>
        <w:jc w:val="left"/>
        <w:rPr>
          <w:iCs/>
        </w:rPr>
      </w:pPr>
      <w:r w:rsidRPr="00251A23">
        <w:rPr>
          <w:iCs/>
          <w:noProof/>
        </w:rPr>
        <w:lastRenderedPageBreak/>
        <w:drawing>
          <wp:inline distT="0" distB="0" distL="0" distR="0" wp14:anchorId="3ED8FE7E" wp14:editId="498D2D71">
            <wp:extent cx="5761052" cy="4714282"/>
            <wp:effectExtent l="0" t="0" r="0" b="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3515" cy="47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28246DF2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6. Grupo Econômico – Vínculo Societário com grande ramificação</w:t>
      </w:r>
    </w:p>
    <w:p w14:paraId="3EEEFB3E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F0DFDA2" w:rsidR="00827A85" w:rsidRDefault="008105A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>A relação dos sócios está diretamente relacionada com a capacidade de tomada de decisão na empresa e por isso sócios com pouca participação societária, pode não representar grande impacto ao risco envolvido. Percebe-se que ao considerar somente o vínculo entre as empresas e sócios em um GE, podemos ter grupos com muitos vínculos como visto na figura 6 e 7, trazendo talvez uma visão ofuscada em relação ao risco agregado, já que mesmo havendo vínculos entre as empresas e sócios, a distância entre os nós, pode ser muito grande e com pouca relevância para avaliação do risco de crédito.</w:t>
      </w:r>
    </w:p>
    <w:p w14:paraId="669E5BFE" w14:textId="77777777" w:rsidR="009A5155" w:rsidRDefault="009A5155" w:rsidP="0041171F">
      <w:pPr>
        <w:spacing w:after="40" w:line="360" w:lineRule="auto"/>
        <w:ind w:firstLine="567"/>
        <w:rPr>
          <w:iCs/>
        </w:rPr>
      </w:pPr>
    </w:p>
    <w:p w14:paraId="72D0BE3F" w14:textId="022306CB" w:rsidR="00251A23" w:rsidRDefault="0041171F" w:rsidP="008105AF">
      <w:pPr>
        <w:spacing w:after="40" w:line="360" w:lineRule="auto"/>
        <w:jc w:val="left"/>
        <w:rPr>
          <w:iCs/>
        </w:rPr>
      </w:pPr>
      <w:r w:rsidRPr="0041171F">
        <w:rPr>
          <w:iCs/>
          <w:noProof/>
        </w:rPr>
        <w:lastRenderedPageBreak/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39D" w14:textId="77777777" w:rsidR="008105AF" w:rsidRDefault="008105AF" w:rsidP="008105AF">
      <w:pPr>
        <w:spacing w:after="40" w:line="360" w:lineRule="auto"/>
        <w:jc w:val="left"/>
        <w:rPr>
          <w:iCs/>
        </w:rPr>
      </w:pPr>
      <w:r>
        <w:rPr>
          <w:iCs/>
        </w:rPr>
        <w:t>Figura 7. Grupo Econômico – Vínculo Societário – Zoom vínculo com muitas arestas e distante</w:t>
      </w:r>
    </w:p>
    <w:p w14:paraId="31F5E213" w14:textId="77777777" w:rsidR="008105AF" w:rsidRDefault="008105AF" w:rsidP="008105AF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D713979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>Existe também uma abordagem para empresas compostas muitas arestas, as quais podem ter uma grande capacidade de criação de novos 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74601EC2" w14:textId="00BD9D4F" w:rsidR="008105AF" w:rsidRDefault="008105AF" w:rsidP="008105AF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Concessão de c</w:t>
      </w:r>
      <w:r w:rsidRPr="006C4CD3">
        <w:rPr>
          <w:bCs/>
        </w:rPr>
        <w:t xml:space="preserve">rédito e a </w:t>
      </w:r>
      <w:r>
        <w:rPr>
          <w:bCs/>
        </w:rPr>
        <w:t xml:space="preserve">gestão </w:t>
      </w:r>
      <w:r w:rsidRPr="006C4CD3">
        <w:rPr>
          <w:bCs/>
        </w:rPr>
        <w:t xml:space="preserve">de risco são fundamentais para assegurar a estabilidade e a sustentabilidade das </w:t>
      </w:r>
      <w:proofErr w:type="spellStart"/>
      <w:r>
        <w:rPr>
          <w:bCs/>
        </w:rPr>
        <w:t>IFs</w:t>
      </w:r>
      <w:proofErr w:type="spellEnd"/>
      <w:r>
        <w:rPr>
          <w:bCs/>
        </w:rPr>
        <w:t>, pois são basicamente o núcleo de seus negócios</w:t>
      </w:r>
      <w:r w:rsidRPr="006C4CD3">
        <w:rPr>
          <w:bCs/>
        </w:rPr>
        <w:t>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 xml:space="preserve">Ao introduzir o conceito de GE na análise de risco de crédito, percebemos uma otimização </w:t>
      </w:r>
      <w:r w:rsidR="00ED0BB8">
        <w:rPr>
          <w:bCs/>
        </w:rPr>
        <w:t>n</w:t>
      </w:r>
      <w:r>
        <w:rPr>
          <w:bCs/>
        </w:rPr>
        <w:t>os métodos de avaliação de risco</w:t>
      </w:r>
      <w:r w:rsidR="00ED0BB8">
        <w:rPr>
          <w:bCs/>
        </w:rPr>
        <w:t>,</w:t>
      </w:r>
      <w:r>
        <w:rPr>
          <w:bCs/>
        </w:rPr>
        <w:t xml:space="preserve"> acrescentam maior segurança para atender as diretrizes definidas pelo BACEN.</w:t>
      </w:r>
    </w:p>
    <w:p w14:paraId="0F67C289" w14:textId="7AC81869" w:rsidR="003A335C" w:rsidRDefault="008105AF" w:rsidP="00DE4A91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>
        <w:rPr>
          <w:bCs/>
        </w:rPr>
        <w:t xml:space="preserve">com o desenvolvimento do </w:t>
      </w:r>
      <w:r w:rsidRPr="004D211C">
        <w:rPr>
          <w:bCs/>
        </w:rPr>
        <w:t xml:space="preserve">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>
        <w:rPr>
          <w:bCs/>
        </w:rPr>
        <w:t>sócios</w:t>
      </w:r>
      <w:r w:rsidR="00AC0578">
        <w:rPr>
          <w:bCs/>
        </w:rPr>
        <w:t xml:space="preserve"> partindo das </w:t>
      </w:r>
      <w:r w:rsidRPr="004D211C">
        <w:rPr>
          <w:bCs/>
        </w:rPr>
        <w:t xml:space="preserve">informações </w:t>
      </w:r>
      <w:r>
        <w:rPr>
          <w:bCs/>
        </w:rPr>
        <w:t>s</w:t>
      </w:r>
      <w:r w:rsidRPr="004D211C">
        <w:rPr>
          <w:bCs/>
        </w:rPr>
        <w:t xml:space="preserve">obre participações societárias, </w:t>
      </w:r>
      <w:r>
        <w:rPr>
          <w:bCs/>
        </w:rPr>
        <w:t xml:space="preserve">foi possível </w:t>
      </w:r>
      <w:r w:rsidRPr="004D211C">
        <w:rPr>
          <w:bCs/>
        </w:rPr>
        <w:t xml:space="preserve">criar </w:t>
      </w:r>
      <w:r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>
        <w:rPr>
          <w:bCs/>
        </w:rPr>
        <w:t xml:space="preserve">os </w:t>
      </w:r>
      <w:r w:rsidRPr="004D211C">
        <w:rPr>
          <w:bCs/>
        </w:rPr>
        <w:t xml:space="preserve">indivíduos, </w:t>
      </w:r>
      <w:r w:rsidR="00137FF8" w:rsidRPr="00137FF8">
        <w:rPr>
          <w:bCs/>
        </w:rPr>
        <w:t xml:space="preserve">trazendo </w:t>
      </w:r>
      <w:r>
        <w:rPr>
          <w:bCs/>
        </w:rPr>
        <w:t xml:space="preserve">maior </w:t>
      </w:r>
      <w:r w:rsidR="00D33F9C">
        <w:rPr>
          <w:bCs/>
        </w:rPr>
        <w:t xml:space="preserve">capacidade e </w:t>
      </w:r>
      <w:r>
        <w:rPr>
          <w:bCs/>
        </w:rPr>
        <w:t>clareza na avaliação de risco de crédito,</w:t>
      </w:r>
      <w:r w:rsidR="00D33F9C">
        <w:rPr>
          <w:bCs/>
        </w:rPr>
        <w:t xml:space="preserve"> ao identificar melhor o</w:t>
      </w:r>
      <w:r>
        <w:rPr>
          <w:bCs/>
        </w:rPr>
        <w:t>s clientes</w:t>
      </w:r>
      <w:r w:rsidRPr="004D211C">
        <w:rPr>
          <w:bCs/>
        </w:rPr>
        <w:t xml:space="preserve">. </w:t>
      </w:r>
      <w:r w:rsidR="007E78AC">
        <w:rPr>
          <w:bCs/>
        </w:rPr>
        <w:t>Essa afirmação é corrobora</w:t>
      </w:r>
      <w:r w:rsidR="005976E1">
        <w:rPr>
          <w:bCs/>
        </w:rPr>
        <w:t>da</w:t>
      </w:r>
      <w:r w:rsidR="007E78AC">
        <w:rPr>
          <w:bCs/>
        </w:rPr>
        <w:t xml:space="preserve"> indiretamente com a análise demonstrada </w:t>
      </w:r>
      <w:r w:rsidR="007E78AC">
        <w:rPr>
          <w:bCs/>
        </w:rPr>
        <w:lastRenderedPageBreak/>
        <w:t xml:space="preserve">por </w:t>
      </w:r>
      <w:r w:rsidR="007E78AC" w:rsidRPr="00137FF8">
        <w:rPr>
          <w:bCs/>
        </w:rPr>
        <w:t>Jesse</w:t>
      </w:r>
      <w:r w:rsidR="005976E1" w:rsidRPr="00137FF8">
        <w:rPr>
          <w:bCs/>
        </w:rPr>
        <w:t xml:space="preserve"> (</w:t>
      </w:r>
      <w:r w:rsidR="007E78AC" w:rsidRPr="00137FF8">
        <w:rPr>
          <w:bCs/>
        </w:rPr>
        <w:t>2020</w:t>
      </w:r>
      <w:r w:rsidR="005976E1" w:rsidRPr="00137FF8">
        <w:rPr>
          <w:bCs/>
        </w:rPr>
        <w:t>)</w:t>
      </w:r>
      <w:r w:rsidR="007E78AC" w:rsidRPr="007E78AC">
        <w:rPr>
          <w:bCs/>
        </w:rPr>
        <w:t>, que dis</w:t>
      </w:r>
      <w:r w:rsidR="007E78AC">
        <w:rPr>
          <w:bCs/>
        </w:rPr>
        <w:t>corre sobre como medir e controlar o risco de carteiras de crédito, utilizando métodos quantitativos e qualitativos.</w:t>
      </w:r>
      <w:r w:rsidR="003A335C">
        <w:rPr>
          <w:bCs/>
        </w:rPr>
        <w:t xml:space="preserve"> Segundo o autor, ao utilizar o método quantitativo, é possível identificar variáveis</w:t>
      </w:r>
      <w:r w:rsidR="00137FF8">
        <w:rPr>
          <w:bCs/>
        </w:rPr>
        <w:t xml:space="preserve"> </w:t>
      </w:r>
      <w:r w:rsidR="005976E1">
        <w:rPr>
          <w:bCs/>
        </w:rPr>
        <w:t>como</w:t>
      </w:r>
      <w:r w:rsidR="00137FF8">
        <w:rPr>
          <w:bCs/>
        </w:rPr>
        <w:t xml:space="preserve"> </w:t>
      </w:r>
      <w:r w:rsidR="005976E1">
        <w:rPr>
          <w:bCs/>
        </w:rPr>
        <w:t>renda, taxas de juros aplicadas, prazos, histórico de inadimplência, liquidez do tomador, que</w:t>
      </w:r>
      <w:r w:rsidR="003A335C">
        <w:rPr>
          <w:bCs/>
        </w:rPr>
        <w:t xml:space="preserve"> podem </w:t>
      </w:r>
      <w:r w:rsidR="00137FF8" w:rsidRPr="00137FF8">
        <w:rPr>
          <w:bCs/>
        </w:rPr>
        <w:t>indicar que as contrapartes envolvidas no contrato podem não respeitar os acordos firmados.</w:t>
      </w:r>
      <w:r w:rsidR="003A335C">
        <w:rPr>
          <w:bCs/>
        </w:rPr>
        <w:t xml:space="preserve"> Já em uma visão qualitativa</w:t>
      </w:r>
      <w:r w:rsidR="00D33F9C">
        <w:rPr>
          <w:bCs/>
        </w:rPr>
        <w:t xml:space="preserve">, é inferido um perfil ao tomador, </w:t>
      </w:r>
      <w:r w:rsidR="00137FF8" w:rsidRPr="00137FF8">
        <w:rPr>
          <w:bCs/>
        </w:rPr>
        <w:t xml:space="preserve">baseado </w:t>
      </w:r>
      <w:r w:rsidR="00D33F9C">
        <w:rPr>
          <w:bCs/>
        </w:rPr>
        <w:t xml:space="preserve">em suas características, tais como, </w:t>
      </w:r>
      <w:r w:rsidR="005976E1">
        <w:rPr>
          <w:bCs/>
        </w:rPr>
        <w:t>capacidade de honra, vínculos empregatícios legais (</w:t>
      </w:r>
      <w:proofErr w:type="spellStart"/>
      <w:r w:rsidR="005976E1">
        <w:rPr>
          <w:bCs/>
        </w:rPr>
        <w:t>ex</w:t>
      </w:r>
      <w:proofErr w:type="spellEnd"/>
      <w:r w:rsidR="005976E1">
        <w:rPr>
          <w:bCs/>
        </w:rPr>
        <w:t xml:space="preserve">: trabalho análogo a escravidão), outros contratos em dia ou em </w:t>
      </w:r>
      <w:r w:rsidR="00137FF8">
        <w:rPr>
          <w:bCs/>
        </w:rPr>
        <w:t>atraso</w:t>
      </w:r>
      <w:r w:rsidR="00137FF8" w:rsidRPr="00137FF8">
        <w:rPr>
          <w:bCs/>
        </w:rPr>
        <w:t xml:space="preserve"> etc.</w:t>
      </w:r>
    </w:p>
    <w:p w14:paraId="4C70B85B" w14:textId="7818C245" w:rsidR="003D1350" w:rsidRDefault="00AD52BD" w:rsidP="003D1350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 xml:space="preserve">Assim, </w:t>
      </w:r>
      <w:r w:rsidR="003D1350">
        <w:rPr>
          <w:bCs/>
        </w:rPr>
        <w:t xml:space="preserve">as </w:t>
      </w:r>
      <w:proofErr w:type="spellStart"/>
      <w:r w:rsidR="003D1350">
        <w:rPr>
          <w:bCs/>
        </w:rPr>
        <w:t>IFs</w:t>
      </w:r>
      <w:proofErr w:type="spellEnd"/>
      <w:r w:rsidR="003D1350">
        <w:rPr>
          <w:bCs/>
        </w:rPr>
        <w:t xml:space="preserve"> </w:t>
      </w:r>
      <w:r w:rsidR="001F65B7">
        <w:rPr>
          <w:bCs/>
        </w:rPr>
        <w:t xml:space="preserve">precisam </w:t>
      </w:r>
      <w:r w:rsidR="003D1350">
        <w:rPr>
          <w:bCs/>
        </w:rPr>
        <w:t xml:space="preserve">investir no controle da gestão de crédito e riscos. </w:t>
      </w:r>
      <w:r w:rsidRPr="00AD52BD">
        <w:rPr>
          <w:bCs/>
        </w:rPr>
        <w:t>Essa gestão é realizada utilizando modelos estatísticos</w:t>
      </w:r>
      <w:r w:rsidR="003D1350" w:rsidRPr="00D33F9C">
        <w:rPr>
          <w:bCs/>
        </w:rPr>
        <w:t>, algoritmos de aprendizado de máquina e técnicas avançadas para prever o risco associado a diferentes tipos de clientes e operações de crédito.</w:t>
      </w:r>
      <w:r w:rsidR="003D1350">
        <w:rPr>
          <w:bCs/>
        </w:rPr>
        <w:t xml:space="preserve"> </w:t>
      </w:r>
      <w:r w:rsidRPr="00AD52BD">
        <w:rPr>
          <w:bCs/>
        </w:rPr>
        <w:t>É nesse contexto que o trabalho apresentou uma abordagem para identificar automaticamente a formação de Grupos Econômicos</w:t>
      </w:r>
      <w:r w:rsidR="001F65B7">
        <w:rPr>
          <w:bCs/>
        </w:rPr>
        <w:t xml:space="preserve">. </w:t>
      </w:r>
      <w:r w:rsidR="003D1350" w:rsidRPr="00D33F9C">
        <w:rPr>
          <w:bCs/>
        </w:rPr>
        <w:t xml:space="preserve">Esses grupos, por estarem interligados economicamente, compartilham responsabilidades e riscos. Portanto, uma análise eficaz de </w:t>
      </w:r>
      <w:proofErr w:type="spellStart"/>
      <w:r>
        <w:rPr>
          <w:bCs/>
        </w:rPr>
        <w:t>GEs</w:t>
      </w:r>
      <w:proofErr w:type="spellEnd"/>
      <w:r w:rsidR="003D1350" w:rsidRPr="00D33F9C">
        <w:rPr>
          <w:bCs/>
        </w:rPr>
        <w:t xml:space="preserve"> pode revelar potenciais exposições ao risco de crédito que, de outra forma, passariam despercebidas em uma avaliação isolada </w:t>
      </w:r>
      <w:r w:rsidR="001F65B7">
        <w:rPr>
          <w:bCs/>
        </w:rPr>
        <w:t xml:space="preserve">das variáveis quantitativas e qualitativas </w:t>
      </w:r>
      <w:r w:rsidR="003D1350" w:rsidRPr="00D33F9C">
        <w:rPr>
          <w:bCs/>
        </w:rPr>
        <w:t>de cada empresa.</w:t>
      </w:r>
    </w:p>
    <w:p w14:paraId="57A1659E" w14:textId="01CE6FAC" w:rsidR="001F65B7" w:rsidRDefault="00D33F9C" w:rsidP="001F65B7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 xml:space="preserve">A automatização da identificação de </w:t>
      </w:r>
      <w:proofErr w:type="spellStart"/>
      <w:r w:rsidRPr="00D33F9C">
        <w:rPr>
          <w:bCs/>
        </w:rPr>
        <w:t>GEs</w:t>
      </w:r>
      <w:proofErr w:type="spellEnd"/>
      <w:r w:rsidRPr="00D33F9C">
        <w:rPr>
          <w:bCs/>
        </w:rPr>
        <w:t xml:space="preserve"> pode trazer inúmeros benefícios para a gestão de riscos em instituições financeiras. Em primeiro lugar, a automatização acelera o processo de análise, permitindo que grandes volumes de dados sejam processados em tempo real, </w:t>
      </w:r>
      <w:r w:rsidR="00AD52BD" w:rsidRPr="00AD52BD">
        <w:rPr>
          <w:bCs/>
        </w:rPr>
        <w:t xml:space="preserve">possibilitando </w:t>
      </w:r>
      <w:r w:rsidRPr="00D33F9C">
        <w:rPr>
          <w:bCs/>
        </w:rPr>
        <w:t xml:space="preserve">decisões mais rápidas e precisas. </w:t>
      </w:r>
      <w:r w:rsidR="00AD52BD">
        <w:rPr>
          <w:bCs/>
        </w:rPr>
        <w:t>O</w:t>
      </w:r>
      <w:r w:rsidRPr="00D33F9C">
        <w:rPr>
          <w:bCs/>
        </w:rPr>
        <w:t xml:space="preserve"> reconhecimento automático de relações entre empresas e sócios dentro de um GE </w:t>
      </w:r>
      <w:r w:rsidR="00AD52BD" w:rsidRPr="00AD52BD">
        <w:rPr>
          <w:bCs/>
        </w:rPr>
        <w:t xml:space="preserve">melhora </w:t>
      </w:r>
      <w:r w:rsidRPr="00D33F9C">
        <w:rPr>
          <w:bCs/>
        </w:rPr>
        <w:t>a visibilidade sobre as possíveis interdependências financeiras, evitando que bancos concedam crédito a empresas cujo grupo pode estar comprometido</w:t>
      </w:r>
      <w:r w:rsidR="00AD52BD">
        <w:rPr>
          <w:bCs/>
        </w:rPr>
        <w:t>,</w:t>
      </w:r>
      <w:r w:rsidR="00AD52BD" w:rsidRPr="00AD52BD">
        <w:rPr>
          <w:bCs/>
        </w:rPr>
        <w:t xml:space="preserve"> </w:t>
      </w:r>
      <w:r w:rsidR="00AD52BD" w:rsidRPr="00AD52BD">
        <w:rPr>
          <w:bCs/>
        </w:rPr>
        <w:t>reduzindo assim a exposição ao risco e melhorando a alocação de capital.</w:t>
      </w:r>
    </w:p>
    <w:p w14:paraId="4CFA721B" w14:textId="22B2ED4C" w:rsidR="000870EB" w:rsidRDefault="00AC0578" w:rsidP="00C86509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 xml:space="preserve">A utilização e </w:t>
      </w:r>
      <w:r w:rsidR="008105AF" w:rsidRPr="004D211C">
        <w:rPr>
          <w:bCs/>
        </w:rPr>
        <w:t>análise d</w:t>
      </w:r>
      <w:r>
        <w:rPr>
          <w:bCs/>
        </w:rPr>
        <w:t>os</w:t>
      </w:r>
      <w:r w:rsidR="008105AF" w:rsidRPr="004D211C">
        <w:rPr>
          <w:bCs/>
        </w:rPr>
        <w:t xml:space="preserve"> grafos, tanto dirigidos quanto não dirigidos,</w:t>
      </w:r>
      <w:r w:rsidR="00C86509">
        <w:rPr>
          <w:bCs/>
        </w:rPr>
        <w:t xml:space="preserve"> para a construção do algoritmo </w:t>
      </w:r>
      <w:r w:rsidR="008105AF" w:rsidRPr="004D211C">
        <w:rPr>
          <w:bCs/>
        </w:rPr>
        <w:t>permit</w:t>
      </w:r>
      <w:r>
        <w:rPr>
          <w:bCs/>
        </w:rPr>
        <w:t>iu</w:t>
      </w:r>
      <w:r w:rsidR="008105AF">
        <w:rPr>
          <w:bCs/>
        </w:rPr>
        <w:t xml:space="preserve"> </w:t>
      </w:r>
      <w:r w:rsidR="008105AF" w:rsidRPr="004D211C">
        <w:rPr>
          <w:bCs/>
        </w:rPr>
        <w:t xml:space="preserve">uma representação </w:t>
      </w:r>
      <w:r>
        <w:rPr>
          <w:bCs/>
        </w:rPr>
        <w:t xml:space="preserve">mais </w:t>
      </w:r>
      <w:r w:rsidR="008105AF" w:rsidRPr="004D211C">
        <w:rPr>
          <w:bCs/>
        </w:rPr>
        <w:t>clara e objetiva dessas relações, ressaltando a importância de levar em conta os vínculos indiretos</w:t>
      </w:r>
      <w:r>
        <w:rPr>
          <w:bCs/>
        </w:rPr>
        <w:t xml:space="preserve">/indiretos </w:t>
      </w:r>
      <w:r w:rsidR="008105AF" w:rsidRPr="004D211C">
        <w:rPr>
          <w:bCs/>
        </w:rPr>
        <w:t>e a influência mútua dos envolvidos no processo de concessão de crédito</w:t>
      </w:r>
      <w:r w:rsidR="00C86509">
        <w:rPr>
          <w:bCs/>
        </w:rPr>
        <w:t xml:space="preserve">. </w:t>
      </w:r>
      <w:r w:rsidR="00C86509" w:rsidRPr="00D33F9C">
        <w:rPr>
          <w:bCs/>
        </w:rPr>
        <w:t xml:space="preserve">Por outro lado, se a identificação de grupos econômicos não for </w:t>
      </w:r>
      <w:proofErr w:type="gramStart"/>
      <w:r w:rsidR="00C86509">
        <w:rPr>
          <w:bCs/>
        </w:rPr>
        <w:t>precisa</w:t>
      </w:r>
      <w:proofErr w:type="gramEnd"/>
      <w:r w:rsidR="00C86509" w:rsidRPr="00D33F9C">
        <w:rPr>
          <w:bCs/>
        </w:rPr>
        <w:t>, há o risco de sobrecarregar a análise de crédito com informações irrelevantes, gerando confusão sobre quais conexões realmente afetam o risco financeiro.</w:t>
      </w:r>
      <w:r w:rsidR="00C86509">
        <w:rPr>
          <w:bCs/>
        </w:rPr>
        <w:t xml:space="preserve"> </w:t>
      </w:r>
      <w:r w:rsidR="00C86509" w:rsidRPr="00D33F9C">
        <w:rPr>
          <w:bCs/>
        </w:rPr>
        <w:t>Isso pode levar a decisões inadequadas, seja recusando crédito a empresas financeiramente sólidas ou concedendo a grupos de alto risco sem o devido cuidado</w:t>
      </w:r>
      <w:r w:rsidR="000870EB">
        <w:rPr>
          <w:bCs/>
        </w:rPr>
        <w:t>.</w:t>
      </w:r>
      <w:r w:rsidR="00C86509">
        <w:rPr>
          <w:bCs/>
        </w:rPr>
        <w:t xml:space="preserve"> </w:t>
      </w:r>
    </w:p>
    <w:p w14:paraId="6BC52A7A" w14:textId="67D10BA2" w:rsidR="008105AF" w:rsidRDefault="00AD52BD" w:rsidP="00C86509">
      <w:pPr>
        <w:pStyle w:val="PargrafodaLista"/>
        <w:spacing w:line="360" w:lineRule="auto"/>
        <w:ind w:left="0" w:firstLine="709"/>
        <w:rPr>
          <w:bCs/>
        </w:rPr>
      </w:pPr>
      <w:r w:rsidRPr="00AD52BD">
        <w:rPr>
          <w:bCs/>
        </w:rPr>
        <w:t>Portanto</w:t>
      </w:r>
      <w:r>
        <w:rPr>
          <w:bCs/>
        </w:rPr>
        <w:t xml:space="preserve">, </w:t>
      </w:r>
      <w:r w:rsidR="000870EB">
        <w:rPr>
          <w:bCs/>
        </w:rPr>
        <w:t>a</w:t>
      </w:r>
      <w:r w:rsidR="00C86509">
        <w:rPr>
          <w:bCs/>
        </w:rPr>
        <w:t xml:space="preserve"> identificação de GE </w:t>
      </w:r>
      <w:r w:rsidR="000870EB">
        <w:rPr>
          <w:bCs/>
        </w:rPr>
        <w:t xml:space="preserve">por grafos, </w:t>
      </w:r>
      <w:r w:rsidR="00C86509">
        <w:rPr>
          <w:bCs/>
        </w:rPr>
        <w:t xml:space="preserve">não pode ser </w:t>
      </w:r>
      <w:r w:rsidR="000870EB">
        <w:rPr>
          <w:bCs/>
        </w:rPr>
        <w:t>a única</w:t>
      </w:r>
      <w:r w:rsidR="00C86509">
        <w:rPr>
          <w:bCs/>
        </w:rPr>
        <w:t xml:space="preserve"> abordagem</w:t>
      </w:r>
      <w:r w:rsidR="000870EB">
        <w:rPr>
          <w:bCs/>
        </w:rPr>
        <w:t xml:space="preserve">, pois </w:t>
      </w:r>
      <w:r w:rsidR="00C86509">
        <w:rPr>
          <w:bCs/>
        </w:rPr>
        <w:t xml:space="preserve">existe a possibilidade de que o algoritmo, </w:t>
      </w:r>
      <w:r w:rsidRPr="00AD52BD">
        <w:rPr>
          <w:bCs/>
        </w:rPr>
        <w:t xml:space="preserve">por focar </w:t>
      </w:r>
      <w:r>
        <w:rPr>
          <w:bCs/>
        </w:rPr>
        <w:t xml:space="preserve">somente </w:t>
      </w:r>
      <w:r w:rsidRPr="00AD52BD">
        <w:rPr>
          <w:bCs/>
        </w:rPr>
        <w:t>na identificação</w:t>
      </w:r>
      <w:r>
        <w:rPr>
          <w:bCs/>
        </w:rPr>
        <w:t xml:space="preserve"> de relações entre sócios e empresas, apresente </w:t>
      </w:r>
      <w:r w:rsidR="00C86509">
        <w:rPr>
          <w:bCs/>
        </w:rPr>
        <w:t xml:space="preserve">uma visão </w:t>
      </w:r>
      <w:r w:rsidR="000870EB">
        <w:rPr>
          <w:bCs/>
        </w:rPr>
        <w:t xml:space="preserve">incompleta dos reais envolvidos na operação de crédito. </w:t>
      </w:r>
      <w:r w:rsidRPr="00AD52BD">
        <w:rPr>
          <w:bCs/>
        </w:rPr>
        <w:t xml:space="preserve">Para aprimorar esse processo, sugere-se o desenvolvimento de algoritmos que </w:t>
      </w:r>
      <w:r w:rsidRPr="00AD52BD">
        <w:rPr>
          <w:bCs/>
        </w:rPr>
        <w:lastRenderedPageBreak/>
        <w:t>incorporem variáveis adicionais e métodos de análise preditiva, como análise de redes complexas, com o objetivo de gerar insights mais precisos sobre as estruturas de risco e a identificação de sócios com influência decisiva no grupo</w:t>
      </w:r>
      <w:r w:rsidR="000870EB">
        <w:rPr>
          <w:bCs/>
        </w:rPr>
        <w:t>. Um exemplo disso é visto quando existem sócios minoritários presentes na formação proposta pelo algoritmo</w:t>
      </w:r>
      <w:r w:rsidR="00B62F6B">
        <w:rPr>
          <w:bCs/>
        </w:rPr>
        <w:t xml:space="preserve"> e e</w:t>
      </w:r>
      <w:r w:rsidR="000870EB">
        <w:rPr>
          <w:bCs/>
        </w:rPr>
        <w:t xml:space="preserve">sses sócios podem não possuir poder de decisão nas empresas </w:t>
      </w:r>
      <w:r w:rsidR="00ED0BB8">
        <w:rPr>
          <w:bCs/>
        </w:rPr>
        <w:t>e</w:t>
      </w:r>
      <w:r w:rsidR="000870EB">
        <w:rPr>
          <w:bCs/>
        </w:rPr>
        <w:t xml:space="preserve"> não representam positivamente ou negativamente no cálculo de variáveis da concessão e risco de crédito.</w:t>
      </w:r>
    </w:p>
    <w:p w14:paraId="2F57774E" w14:textId="55E775D5" w:rsidR="00ED0BB8" w:rsidRDefault="00B62F6B" w:rsidP="00AC0578">
      <w:pPr>
        <w:pStyle w:val="PargrafodaLista"/>
        <w:spacing w:line="360" w:lineRule="auto"/>
        <w:ind w:left="0" w:firstLine="709"/>
        <w:rPr>
          <w:bCs/>
        </w:rPr>
      </w:pPr>
      <w:r w:rsidRPr="00B62F6B">
        <w:rPr>
          <w:bCs/>
        </w:rPr>
        <w:t xml:space="preserve">Além disso, é possível vislumbrar novas direções para pesquisas futuras que podem complementar o algoritmo atual. A integração de dados alternativos, como redes sociais corporativas ou transações financeiras em tempo real, pode aumentar a precisão da identificação de </w:t>
      </w:r>
      <w:proofErr w:type="spellStart"/>
      <w:r w:rsidRPr="00B62F6B">
        <w:rPr>
          <w:bCs/>
        </w:rPr>
        <w:t>GEs</w:t>
      </w:r>
      <w:proofErr w:type="spellEnd"/>
      <w:r w:rsidRPr="00B62F6B">
        <w:rPr>
          <w:bCs/>
        </w:rPr>
        <w:t>. O uso de algoritmos de aprendizado de máquina para prever a formação de novos grupos, ou ainda a inclusão de variáveis qualitativas sobre a reputação de sócios, são algumas direções que poderiam tornar essa ferramenta mais robusta.</w:t>
      </w:r>
    </w:p>
    <w:p w14:paraId="7B8B32C1" w14:textId="23432469" w:rsidR="00C86509" w:rsidRDefault="00B62F6B" w:rsidP="00B62F6B">
      <w:pPr>
        <w:pStyle w:val="PargrafodaLista"/>
        <w:spacing w:line="360" w:lineRule="auto"/>
        <w:ind w:left="0" w:firstLine="709"/>
        <w:rPr>
          <w:bCs/>
        </w:rPr>
      </w:pPr>
      <w:r w:rsidRPr="00D33F9C">
        <w:rPr>
          <w:bCs/>
        </w:rPr>
        <w:t>Em resumo, a análise automatizada de grupos econômicos, quando bem implementada, pode otimizar a gestão de riscos em instituições financeiras, proporcionando uma visão mais completa e eficiente das relações econômicas entre os tomadores de crédito e seus sócios.</w:t>
      </w:r>
      <w:r>
        <w:rPr>
          <w:bCs/>
        </w:rPr>
        <w:t xml:space="preserve"> Ou seja, a implementação </w:t>
      </w:r>
      <w:r w:rsidR="008105AF" w:rsidRPr="006C4CD3">
        <w:rPr>
          <w:bCs/>
        </w:rPr>
        <w:t xml:space="preserve">de modelos de grafos </w:t>
      </w:r>
      <w:r>
        <w:rPr>
          <w:bCs/>
        </w:rPr>
        <w:t xml:space="preserve">não pode ser considerada como o único meio de identificação de GE, mas sim um ponto de partida </w:t>
      </w:r>
      <w:r w:rsidR="008105AF" w:rsidRPr="006C4CD3">
        <w:rPr>
          <w:bCs/>
        </w:rPr>
        <w:t xml:space="preserve">identificar de forma proativa as conexões entre empresas e sócios, </w:t>
      </w:r>
      <w:r w:rsidR="00A76550">
        <w:rPr>
          <w:bCs/>
        </w:rPr>
        <w:t xml:space="preserve">que possibilita as </w:t>
      </w:r>
      <w:proofErr w:type="spellStart"/>
      <w:r w:rsidR="00A76550">
        <w:rPr>
          <w:bCs/>
        </w:rPr>
        <w:t>IFs</w:t>
      </w:r>
      <w:proofErr w:type="spellEnd"/>
      <w:r w:rsidR="00A76550">
        <w:rPr>
          <w:bCs/>
        </w:rPr>
        <w:t xml:space="preserve"> se </w:t>
      </w:r>
      <w:r w:rsidR="008105AF" w:rsidRPr="006C4CD3">
        <w:rPr>
          <w:bCs/>
        </w:rPr>
        <w:t xml:space="preserve">antecipar </w:t>
      </w:r>
      <w:r w:rsidR="00A76550">
        <w:rPr>
          <w:bCs/>
        </w:rPr>
        <w:t xml:space="preserve">e </w:t>
      </w:r>
      <w:r w:rsidR="008105AF" w:rsidRPr="006C4CD3">
        <w:rPr>
          <w:bCs/>
        </w:rPr>
        <w:t>tomarem melhores decisões</w:t>
      </w:r>
      <w:r w:rsidR="00A76550">
        <w:rPr>
          <w:bCs/>
        </w:rPr>
        <w:t xml:space="preserve"> na concessão e gestão de crédito. </w:t>
      </w:r>
    </w:p>
    <w:p w14:paraId="4BE64B1C" w14:textId="77777777" w:rsidR="00C86509" w:rsidRPr="006C4CD3" w:rsidRDefault="00C86509" w:rsidP="008105AF">
      <w:pPr>
        <w:pStyle w:val="PargrafodaLista"/>
        <w:spacing w:line="360" w:lineRule="auto"/>
        <w:ind w:left="0" w:firstLine="709"/>
        <w:rPr>
          <w:bCs/>
        </w:rPr>
      </w:pP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32" w:name="_Hlk33977167"/>
      <w:commentRangeStart w:id="33"/>
      <w:r w:rsidRPr="000E6826">
        <w:rPr>
          <w:b/>
        </w:rPr>
        <w:t>Referências</w:t>
      </w:r>
      <w:commentRangeEnd w:id="33"/>
      <w:r w:rsidR="00BD2701">
        <w:rPr>
          <w:rStyle w:val="Refdecomentrio"/>
        </w:rPr>
        <w:commentReference w:id="33"/>
      </w:r>
    </w:p>
    <w:bookmarkEnd w:id="32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41CD3A1B" w14:textId="68B20ECB" w:rsidR="00AC0578" w:rsidRPr="0056034C" w:rsidRDefault="00AC0578" w:rsidP="0056034C">
      <w:pPr>
        <w:ind w:left="360"/>
        <w:pPrChange w:id="34" w:author="Gustavo Araújo" w:date="2024-09-15T13:28:00Z" w16du:dateUtc="2024-09-15T16:28:00Z">
          <w:pPr>
            <w:ind w:left="357"/>
          </w:pPr>
        </w:pPrChange>
      </w:pPr>
      <w:r w:rsidRPr="0056034C">
        <w:t xml:space="preserve">Base dos Dados. 2023. Quadro Societário CNPJ. Disponível em: </w:t>
      </w:r>
      <w:r w:rsidR="006C5BAF" w:rsidRPr="0056034C">
        <w:fldChar w:fldCharType="begin"/>
      </w:r>
      <w:r w:rsidR="006C5BAF" w:rsidRPr="0056034C">
        <w:instrText>HYPERLINK "https://basedosda</w:instrText>
      </w:r>
      <w:r w:rsidR="006C5BAF" w:rsidRPr="0056034C">
        <w:softHyphen/>
        <w:instrText>dos.org/dataset/e43f0d5b-43cf-4bfb-8d90-c38a4e0d7c4f?table=81272674-f522-4e43-a7 0b-05bf46f0a163"</w:instrText>
      </w:r>
      <w:r w:rsidR="006C5BAF" w:rsidRPr="0056034C">
        <w:fldChar w:fldCharType="separate"/>
      </w:r>
      <w:r w:rsidR="006C5BAF" w:rsidRPr="0056034C">
        <w:rPr>
          <w:rPrChange w:id="35" w:author="Gustavo Araújo" w:date="2024-09-15T13:28:00Z" w16du:dateUtc="2024-09-15T16:28:00Z">
            <w:rPr>
              <w:rStyle w:val="Hyperlink"/>
              <w:iCs/>
            </w:rPr>
          </w:rPrChange>
        </w:rPr>
        <w:t>https://basedosda</w:t>
      </w:r>
      <w:r w:rsidR="006C5BAF" w:rsidRPr="0056034C">
        <w:rPr>
          <w:rPrChange w:id="36" w:author="Gustavo Araújo" w:date="2024-09-15T13:28:00Z" w16du:dateUtc="2024-09-15T16:28:00Z">
            <w:rPr>
              <w:rStyle w:val="Hyperlink"/>
              <w:iCs/>
            </w:rPr>
          </w:rPrChange>
        </w:rPr>
        <w:softHyphen/>
        <w:t>dos.org/dataset/e43f0d5b-43cf-4bfb-8d90-c38a4e0d7c4f?table=81272674-f522-4e43-a7 0b-05bf46f0a163</w:t>
      </w:r>
      <w:r w:rsidR="006C5BAF" w:rsidRPr="0056034C">
        <w:fldChar w:fldCharType="end"/>
      </w:r>
      <w:r w:rsidRPr="0056034C">
        <w:t>. Acess</w:t>
      </w:r>
      <w:del w:id="37" w:author="Gustavo Araújo" w:date="2024-09-15T13:36:00Z" w16du:dateUtc="2024-09-15T16:36:00Z">
        <w:r w:rsidRPr="0056034C" w:rsidDel="00C723C2">
          <w:delText>ado</w:delText>
        </w:r>
      </w:del>
      <w:ins w:id="38" w:author="Gustavo Araújo" w:date="2024-09-15T13:36:00Z" w16du:dateUtc="2024-09-15T16:36:00Z">
        <w:r w:rsidR="00C723C2">
          <w:t>o</w:t>
        </w:r>
      </w:ins>
      <w:r w:rsidRPr="0056034C">
        <w:t xml:space="preserve"> em: 10 mar. 2024.</w:t>
      </w:r>
    </w:p>
    <w:p w14:paraId="793B044F" w14:textId="77777777" w:rsidR="00AC0578" w:rsidRPr="0056034C" w:rsidRDefault="00AC0578" w:rsidP="00AC0578">
      <w:pPr>
        <w:ind w:left="360"/>
      </w:pPr>
    </w:p>
    <w:p w14:paraId="68214295" w14:textId="57B58A6F" w:rsidR="00AC0578" w:rsidRPr="0056034C" w:rsidRDefault="00AC0578" w:rsidP="00AC0578">
      <w:pPr>
        <w:ind w:left="360"/>
      </w:pPr>
      <w:r w:rsidRPr="0056034C">
        <w:t>Banco Central do Brasil [BACEN]</w:t>
      </w:r>
      <w:r w:rsidRPr="0056034C">
        <w:rPr>
          <w:rPrChange w:id="39" w:author="Gustavo Araújo" w:date="2024-09-15T13:28:00Z" w16du:dateUtc="2024-09-15T16:28:00Z">
            <w:rPr>
              <w:b/>
              <w:bCs/>
              <w:iCs/>
            </w:rPr>
          </w:rPrChange>
        </w:rPr>
        <w:t>.</w:t>
      </w:r>
      <w:r w:rsidRPr="0056034C">
        <w:t xml:space="preserve"> 2017. Resolução nº 4557, de 23 de fevereiro. Dispõe sobre a estrutura de gerenciamento de riscos e apetite por riscos nas instituições finan</w:t>
      </w:r>
      <w:r w:rsidRPr="0056034C">
        <w:softHyphen/>
        <w:t>ceiras.</w:t>
      </w:r>
      <w:r w:rsidR="00397B56" w:rsidRPr="0056034C">
        <w:t xml:space="preserve"> </w:t>
      </w:r>
      <w:r w:rsidRPr="0056034C">
        <w:t>Disponível</w:t>
      </w:r>
      <w:r w:rsidR="00397B56" w:rsidRPr="0056034C">
        <w:t xml:space="preserve"> </w:t>
      </w:r>
      <w:r w:rsidRPr="0056034C">
        <w:t>em:</w:t>
      </w:r>
      <w:r w:rsidR="00397B56" w:rsidRPr="0056034C">
        <w:t xml:space="preserve"> </w:t>
      </w:r>
      <w:ins w:id="40" w:author="Gustavo Araújo" w:date="2024-09-15T13:41:00Z" w16du:dateUtc="2024-09-15T16:41:00Z">
        <w:r w:rsidR="00C723C2">
          <w:fldChar w:fldCharType="begin"/>
        </w:r>
        <w:r w:rsidR="00C723C2">
          <w:instrText>HYPERLINK "https://normativos.bcb.gov.br/Lists/Normativos/Attachments/50344/Res_4557_v1_O.pdf"</w:instrText>
        </w:r>
        <w:r w:rsidR="00C723C2">
          <w:fldChar w:fldCharType="separate"/>
        </w:r>
        <w:r w:rsidR="00C723C2" w:rsidRPr="00C723C2">
          <w:rPr>
            <w:rStyle w:val="Hyperlink"/>
          </w:rPr>
          <w:t>https://normativos.bcb.gov.br/Lists/Normativos/Attachments/50344/ Res_4557_v8_L.p</w:t>
        </w:r>
        <w:r w:rsidR="00C723C2" w:rsidRPr="00C723C2">
          <w:rPr>
            <w:rStyle w:val="Hyperlink"/>
          </w:rPr>
          <w:t>d</w:t>
        </w:r>
        <w:r w:rsidR="00C723C2" w:rsidRPr="00C723C2">
          <w:rPr>
            <w:rStyle w:val="Hyperlink"/>
          </w:rPr>
          <w:t>f</w:t>
        </w:r>
        <w:r w:rsidR="00C723C2">
          <w:fldChar w:fldCharType="end"/>
        </w:r>
      </w:ins>
      <w:r w:rsidRPr="0056034C">
        <w:t>. Acesso em: 10 jun. 2024.</w:t>
      </w:r>
    </w:p>
    <w:p w14:paraId="5F043FF2" w14:textId="77777777" w:rsidR="00AC0578" w:rsidRDefault="00AC0578" w:rsidP="00AC0578">
      <w:pPr>
        <w:ind w:left="360"/>
      </w:pPr>
    </w:p>
    <w:p w14:paraId="4115FD62" w14:textId="32CB8C47" w:rsidR="00AC0578" w:rsidRDefault="00AC0578" w:rsidP="00AC0578">
      <w:pPr>
        <w:ind w:left="360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</w:t>
      </w:r>
      <w:r w:rsidRPr="008F493E">
        <w:lastRenderedPageBreak/>
        <w:t xml:space="preserve">Revista de Gestão. Disponível em: </w:t>
      </w:r>
      <w:ins w:id="41" w:author="Gustavo Araújo" w:date="2024-09-15T13:43:00Z" w16du:dateUtc="2024-09-15T16:43:00Z">
        <w:r w:rsidR="00C723C2">
          <w:fldChar w:fldCharType="begin"/>
        </w:r>
        <w:r w:rsidR="00C723C2">
          <w:instrText>HYPERLINK "</w:instrText>
        </w:r>
      </w:ins>
      <w:ins w:id="42" w:author="Gustavo Araújo" w:date="2024-09-15T13:42:00Z" w16du:dateUtc="2024-09-15T16:42:00Z">
        <w:r w:rsidR="00C723C2">
          <w:instrText>https://www.sciencedirect.com/science/article/pii/S180</w:instrText>
        </w:r>
      </w:ins>
      <w:ins w:id="43" w:author="Gustavo Araújo" w:date="2024-09-15T13:43:00Z" w16du:dateUtc="2024-09-15T16:43:00Z">
        <w:r w:rsidR="00C723C2">
          <w:instrText xml:space="preserve"> </w:instrText>
        </w:r>
      </w:ins>
      <w:ins w:id="44" w:author="Gustavo Araújo" w:date="2024-09-15T13:42:00Z" w16du:dateUtc="2024-09-15T16:42:00Z">
        <w:r w:rsidR="00C723C2">
          <w:instrText>9227616303204</w:instrText>
        </w:r>
      </w:ins>
      <w:ins w:id="45" w:author="Gustavo Araújo" w:date="2024-09-15T13:43:00Z" w16du:dateUtc="2024-09-15T16:43:00Z">
        <w:r w:rsidR="00C723C2">
          <w:instrText>"</w:instrText>
        </w:r>
        <w:r w:rsidR="00C723C2">
          <w:fldChar w:fldCharType="separate"/>
        </w:r>
      </w:ins>
      <w:del w:id="46" w:author="Gustavo Araújo" w:date="2024-09-15T13:42:00Z" w16du:dateUtc="2024-09-15T16:42:00Z">
        <w:r w:rsidR="00C723C2" w:rsidRPr="00C723C2" w:rsidDel="00C723C2">
          <w:rPr>
            <w:rStyle w:val="Hyperlink"/>
          </w:rPr>
          <w:delText>https://www.sciencedi</w:delText>
        </w:r>
        <w:r w:rsidR="00C723C2" w:rsidRPr="00C723C2" w:rsidDel="00C723C2">
          <w:rPr>
            <w:rStyle w:val="Hyperlink"/>
          </w:rPr>
          <w:softHyphen/>
          <w:delText>rect.com/science/article/pii/S180 9227616303204</w:delText>
        </w:r>
      </w:del>
      <w:ins w:id="47" w:author="Gustavo Araújo" w:date="2024-09-15T13:42:00Z" w16du:dateUtc="2024-09-15T16:42:00Z">
        <w:r w:rsidR="00C723C2" w:rsidRPr="00AB2ACA">
          <w:rPr>
            <w:rStyle w:val="Hyperlink"/>
          </w:rPr>
          <w:t>https://www.sciencedirect.com/science/article/pii/S180</w:t>
        </w:r>
      </w:ins>
      <w:ins w:id="48" w:author="Gustavo Araújo" w:date="2024-09-15T13:43:00Z" w16du:dateUtc="2024-09-15T16:43:00Z">
        <w:r w:rsidR="00C723C2" w:rsidRPr="00AB2ACA">
          <w:rPr>
            <w:rStyle w:val="Hyperlink"/>
          </w:rPr>
          <w:t xml:space="preserve"> </w:t>
        </w:r>
      </w:ins>
      <w:ins w:id="49" w:author="Gustavo Araújo" w:date="2024-09-15T13:42:00Z" w16du:dateUtc="2024-09-15T16:42:00Z">
        <w:r w:rsidR="00C723C2" w:rsidRPr="00AB2ACA">
          <w:rPr>
            <w:rStyle w:val="Hyperlink"/>
          </w:rPr>
          <w:t>9227616303</w:t>
        </w:r>
        <w:r w:rsidR="00C723C2" w:rsidRPr="00AB2ACA">
          <w:rPr>
            <w:rStyle w:val="Hyperlink"/>
          </w:rPr>
          <w:t>2</w:t>
        </w:r>
        <w:r w:rsidR="00C723C2" w:rsidRPr="00AB2ACA">
          <w:rPr>
            <w:rStyle w:val="Hyperlink"/>
          </w:rPr>
          <w:t>04</w:t>
        </w:r>
      </w:ins>
      <w:ins w:id="50" w:author="Gustavo Araújo" w:date="2024-09-15T13:43:00Z" w16du:dateUtc="2024-09-15T16:43:00Z">
        <w:r w:rsidR="00C723C2">
          <w:fldChar w:fldCharType="end"/>
        </w:r>
      </w:ins>
      <w:r>
        <w:t xml:space="preserve">. </w:t>
      </w:r>
      <w:r w:rsidRPr="0056034C">
        <w:t xml:space="preserve">Acesso </w:t>
      </w:r>
      <w:r w:rsidRPr="008F493E">
        <w:t xml:space="preserve">em: </w:t>
      </w:r>
      <w:r>
        <w:t>10 mar.</w:t>
      </w:r>
      <w:r w:rsidRPr="008F493E">
        <w:t xml:space="preserve"> 202</w:t>
      </w:r>
      <w:r>
        <w:t>4.</w:t>
      </w:r>
    </w:p>
    <w:p w14:paraId="03A6639C" w14:textId="77777777" w:rsidR="00AC0578" w:rsidRPr="0056034C" w:rsidRDefault="00AC0578" w:rsidP="00AC0578">
      <w:pPr>
        <w:ind w:left="360"/>
      </w:pPr>
    </w:p>
    <w:p w14:paraId="21480455" w14:textId="5AD50574" w:rsidR="00AC0578" w:rsidRPr="008F493E" w:rsidRDefault="00AC0578" w:rsidP="00AC0578">
      <w:pPr>
        <w:ind w:left="360"/>
      </w:pPr>
      <w:r w:rsidRPr="00375AB4">
        <w:t>Governo Federal</w:t>
      </w:r>
      <w:r>
        <w:t xml:space="preserve"> [GOV]</w:t>
      </w:r>
      <w:r w:rsidRPr="008F493E">
        <w:t xml:space="preserve">. </w:t>
      </w:r>
      <w:r>
        <w:t xml:space="preserve">2024. </w:t>
      </w:r>
      <w:r w:rsidRPr="008F493E">
        <w:t xml:space="preserve">Cadastro Nacional da Pessoa Jurídica – CNPJ. Disponível em: </w:t>
      </w:r>
      <w:ins w:id="51" w:author="Gustavo Araújo" w:date="2024-09-15T13:35:00Z" w16du:dateUtc="2024-09-15T16:35:00Z">
        <w:r w:rsidR="00C723C2">
          <w:fldChar w:fldCharType="begin"/>
        </w:r>
        <w:r w:rsidR="00C723C2">
          <w:instrText>HYPERLINK "</w:instrText>
        </w:r>
      </w:ins>
      <w:r w:rsidR="00C723C2" w:rsidRPr="0056034C">
        <w:rPr>
          <w:rPrChange w:id="52" w:author="Gustavo Araújo" w:date="2024-09-15T13:28:00Z" w16du:dateUtc="2024-09-15T16:28:00Z">
            <w:rPr>
              <w:rStyle w:val="Hyperlink"/>
            </w:rPr>
          </w:rPrChange>
        </w:rPr>
        <w:instrText>https://dados.gov.br/dados/conjuntos-dados/cadastro-nacional-da-pessoa-juridica-c npj</w:instrText>
      </w:r>
      <w:ins w:id="53" w:author="Gustavo Araújo" w:date="2024-09-15T13:35:00Z" w16du:dateUtc="2024-09-15T16:35:00Z">
        <w:r w:rsidR="00C723C2">
          <w:instrText>"</w:instrText>
        </w:r>
        <w:r w:rsidR="00C723C2">
          <w:fldChar w:fldCharType="separate"/>
        </w:r>
      </w:ins>
      <w:r w:rsidR="00C723C2" w:rsidRPr="00C723C2">
        <w:rPr>
          <w:rStyle w:val="Hyperlink"/>
        </w:rPr>
        <w:t>https://dados.gov.br/dados/conjuntos-dados/cadastro-nacional-da-pessoa-juridica</w:t>
      </w:r>
      <w:del w:id="54" w:author="Gustavo Araújo" w:date="2024-09-15T13:29:00Z" w16du:dateUtc="2024-09-15T16:29:00Z">
        <w:r w:rsidR="00C723C2" w:rsidRPr="00C723C2" w:rsidDel="002D11DA">
          <w:rPr>
            <w:rStyle w:val="Hyperlink"/>
          </w:rPr>
          <w:delText>--</w:delText>
        </w:r>
      </w:del>
      <w:r w:rsidR="00C723C2" w:rsidRPr="00C723C2">
        <w:rPr>
          <w:rStyle w:val="Hyperlink"/>
        </w:rPr>
        <w:t>-c npj</w:t>
      </w:r>
      <w:ins w:id="55" w:author="Gustavo Araújo" w:date="2024-09-15T13:35:00Z" w16du:dateUtc="2024-09-15T16:35:00Z">
        <w:r w:rsidR="00C723C2">
          <w:fldChar w:fldCharType="end"/>
        </w:r>
      </w:ins>
      <w:r w:rsidRPr="008F493E">
        <w:t xml:space="preserve">. </w:t>
      </w:r>
      <w:r w:rsidRPr="0056034C">
        <w:t xml:space="preserve">Acesso </w:t>
      </w:r>
      <w:r w:rsidRPr="008F493E">
        <w:t>em</w:t>
      </w:r>
      <w:r>
        <w:t>:</w:t>
      </w:r>
      <w:r w:rsidRPr="008F493E">
        <w:t xml:space="preserve"> 24 mar</w:t>
      </w:r>
      <w:r>
        <w:t>.</w:t>
      </w:r>
      <w:r w:rsidRPr="008F493E">
        <w:t xml:space="preserve"> 2024.</w:t>
      </w:r>
    </w:p>
    <w:p w14:paraId="62DAEE3E" w14:textId="77777777" w:rsidR="00AC0578" w:rsidRPr="008F493E" w:rsidRDefault="00AC0578" w:rsidP="00AC0578">
      <w:pPr>
        <w:ind w:left="360"/>
      </w:pPr>
    </w:p>
    <w:p w14:paraId="03F2B7AA" w14:textId="77777777" w:rsidR="00AC0578" w:rsidRDefault="00AC0578" w:rsidP="00AC0578">
      <w:pPr>
        <w:ind w:left="360"/>
      </w:pPr>
      <w:r w:rsidRPr="00375AB4"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</w:t>
      </w:r>
      <w:r>
        <w:softHyphen/>
      </w:r>
      <w:r w:rsidRPr="008F493E">
        <w:t>nível em</w:t>
      </w:r>
      <w:r>
        <w:t>:</w:t>
      </w:r>
      <w:r w:rsidRPr="008F493E">
        <w:t xml:space="preserve"> </w:t>
      </w:r>
      <w:r w:rsidR="00000000">
        <w:fldChar w:fldCharType="begin"/>
      </w:r>
      <w:r w:rsidR="00000000">
        <w:instrText>HYPERLINK "https://periodicos.fgv.br/rbe/article/view/534)"</w:instrText>
      </w:r>
      <w:r w:rsidR="00000000">
        <w:fldChar w:fldCharType="separate"/>
      </w:r>
      <w:r w:rsidRPr="0056034C">
        <w:rPr>
          <w:rPrChange w:id="56" w:author="Gustavo Araújo" w:date="2024-09-15T13:28:00Z" w16du:dateUtc="2024-09-15T16:28:00Z">
            <w:rPr>
              <w:rStyle w:val="Hyperlink"/>
            </w:rPr>
          </w:rPrChange>
        </w:rPr>
        <w:t>https://periodicos.fgv.br/rbe/article/view/534</w:t>
      </w:r>
      <w:r w:rsidR="00000000" w:rsidRPr="0056034C">
        <w:rPr>
          <w:rPrChange w:id="57" w:author="Gustavo Araújo" w:date="2024-09-15T13:28:00Z" w16du:dateUtc="2024-09-15T16:28:00Z">
            <w:rPr>
              <w:rStyle w:val="Hyperlink"/>
            </w:rPr>
          </w:rPrChange>
        </w:rPr>
        <w:fldChar w:fldCharType="end"/>
      </w:r>
      <w:r w:rsidRPr="008F493E">
        <w:t xml:space="preserve">. </w:t>
      </w:r>
      <w:r w:rsidRPr="0056034C">
        <w:t xml:space="preserve">Acesso </w:t>
      </w:r>
      <w:r w:rsidRPr="008F493E">
        <w:t xml:space="preserve">em: </w:t>
      </w:r>
      <w:r>
        <w:t xml:space="preserve">10 mar. </w:t>
      </w:r>
      <w:r w:rsidRPr="008F493E">
        <w:t>2024</w:t>
      </w:r>
      <w:r>
        <w:t xml:space="preserve">. </w:t>
      </w:r>
      <w:r w:rsidRPr="008F493E">
        <w:br/>
      </w:r>
    </w:p>
    <w:p w14:paraId="117CA0E5" w14:textId="14AF847A" w:rsidR="00AC0578" w:rsidRPr="00331161" w:rsidRDefault="00AC0578" w:rsidP="00AC0578">
      <w:pPr>
        <w:ind w:left="360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56034C">
        <w:rPr>
          <w:rPrChange w:id="58" w:author="Gustavo Araújo" w:date="2024-09-15T13:27:00Z" w16du:dateUtc="2024-09-15T16:27:00Z">
            <w:rPr>
              <w:b/>
              <w:bCs/>
            </w:rPr>
          </w:rPrChange>
        </w:rPr>
        <w:t xml:space="preserve">. </w:t>
      </w:r>
      <w:r w:rsidRPr="00375AB4">
        <w:t>2024.</w:t>
      </w:r>
      <w:r w:rsidRPr="0056034C">
        <w:rPr>
          <w:rPrChange w:id="59" w:author="Gustavo Araújo" w:date="2024-09-15T13:27:00Z" w16du:dateUtc="2024-09-15T16:27:00Z">
            <w:rPr>
              <w:b/>
              <w:bCs/>
            </w:rPr>
          </w:rPrChange>
        </w:rPr>
        <w:t xml:space="preserve"> </w:t>
      </w:r>
      <w:r w:rsidRPr="00331161">
        <w:t xml:space="preserve">Serviço de armazenamento de dados. Disponível em: </w:t>
      </w:r>
      <w:del w:id="60" w:author="Gustavo Araújo" w:date="2024-09-15T13:27:00Z" w16du:dateUtc="2024-09-15T16:27:00Z">
        <w:r w:rsidDel="0056034C">
          <w:delText>&lt;</w:delText>
        </w:r>
      </w:del>
      <w:r w:rsidR="00000000">
        <w:fldChar w:fldCharType="begin"/>
      </w:r>
      <w:r w:rsidR="00000000">
        <w:instrText>HYPERLINK "https://cloud.google.com/bigquery"</w:instrText>
      </w:r>
      <w:r w:rsidR="00000000">
        <w:fldChar w:fldCharType="separate"/>
      </w:r>
      <w:r w:rsidRPr="0056034C">
        <w:rPr>
          <w:rPrChange w:id="61" w:author="Gustavo Araújo" w:date="2024-09-15T13:27:00Z" w16du:dateUtc="2024-09-15T16:27:00Z">
            <w:rPr>
              <w:rStyle w:val="Hyperlink"/>
            </w:rPr>
          </w:rPrChange>
        </w:rPr>
        <w:t>https://c</w:t>
      </w:r>
      <w:r w:rsidRPr="0056034C">
        <w:rPr>
          <w:rPrChange w:id="62" w:author="Gustavo Araújo" w:date="2024-09-15T13:27:00Z" w16du:dateUtc="2024-09-15T16:27:00Z">
            <w:rPr>
              <w:rStyle w:val="Hyperlink"/>
            </w:rPr>
          </w:rPrChange>
        </w:rPr>
        <w:t>l</w:t>
      </w:r>
      <w:r w:rsidRPr="0056034C">
        <w:rPr>
          <w:rPrChange w:id="63" w:author="Gustavo Araújo" w:date="2024-09-15T13:27:00Z" w16du:dateUtc="2024-09-15T16:27:00Z">
            <w:rPr>
              <w:rStyle w:val="Hyperlink"/>
            </w:rPr>
          </w:rPrChange>
        </w:rPr>
        <w:t>oud.google.com/bigquery</w:t>
      </w:r>
      <w:r w:rsidR="00000000" w:rsidRPr="0056034C">
        <w:rPr>
          <w:rPrChange w:id="64" w:author="Gustavo Araújo" w:date="2024-09-15T13:27:00Z" w16du:dateUtc="2024-09-15T16:27:00Z">
            <w:rPr>
              <w:rStyle w:val="Hyperlink"/>
            </w:rPr>
          </w:rPrChange>
        </w:rPr>
        <w:fldChar w:fldCharType="end"/>
      </w:r>
      <w:del w:id="65" w:author="Gustavo Araújo" w:date="2024-09-15T13:27:00Z" w16du:dateUtc="2024-09-15T16:27:00Z">
        <w:r w:rsidDel="0056034C">
          <w:delText>&gt;</w:delText>
        </w:r>
      </w:del>
      <w:r w:rsidRPr="00331161">
        <w:t xml:space="preserve">. </w:t>
      </w:r>
      <w:r w:rsidRPr="0056034C">
        <w:t xml:space="preserve">Acesso </w:t>
      </w:r>
      <w:r w:rsidRPr="00331161">
        <w:t xml:space="preserve">em: </w:t>
      </w:r>
      <w:r>
        <w:t xml:space="preserve">10 jun. </w:t>
      </w:r>
      <w:r w:rsidRPr="00331161">
        <w:t>2024.</w:t>
      </w:r>
    </w:p>
    <w:p w14:paraId="75352424" w14:textId="77777777" w:rsidR="00AC0578" w:rsidRDefault="00AC0578" w:rsidP="00AC0578">
      <w:pPr>
        <w:ind w:left="360"/>
      </w:pPr>
    </w:p>
    <w:p w14:paraId="12B866B4" w14:textId="0D3F3101" w:rsidR="00AC0578" w:rsidRPr="0056034C" w:rsidRDefault="00AC0578" w:rsidP="00AC0578">
      <w:pPr>
        <w:ind w:left="360"/>
      </w:pPr>
      <w:r w:rsidRPr="0056034C">
        <w:t>Instituto de Pesquisa Econômica Aplicada [IPEA]. 2006</w:t>
      </w:r>
      <w:r w:rsidRPr="0056034C">
        <w:rPr>
          <w:rPrChange w:id="66" w:author="Gustavo Araújo" w:date="2024-09-15T13:28:00Z" w16du:dateUtc="2024-09-15T16:28:00Z">
            <w:rPr>
              <w:b/>
              <w:bCs/>
              <w:iCs/>
            </w:rPr>
          </w:rPrChange>
        </w:rPr>
        <w:t xml:space="preserve">. </w:t>
      </w:r>
      <w:r w:rsidRPr="0056034C">
        <w:t>Risco de Crédito: Desenvolvi</w:t>
      </w:r>
      <w:r w:rsidRPr="0056034C">
        <w:softHyphen/>
        <w:t xml:space="preserve">mento de modelo </w:t>
      </w:r>
      <w:proofErr w:type="spellStart"/>
      <w:r w:rsidRPr="0056034C">
        <w:t>Credit</w:t>
      </w:r>
      <w:proofErr w:type="spellEnd"/>
      <w:r w:rsidRPr="0056034C">
        <w:t xml:space="preserve"> </w:t>
      </w:r>
      <w:proofErr w:type="spellStart"/>
      <w:r w:rsidRPr="0056034C">
        <w:t>Scoring</w:t>
      </w:r>
      <w:proofErr w:type="spellEnd"/>
      <w:r w:rsidRPr="0056034C">
        <w:t xml:space="preserve"> para a gestão da inadimplência de uma instituição de microcrédito. Disponível em:  </w:t>
      </w:r>
      <w:r w:rsidR="00193278" w:rsidRPr="0056034C">
        <w:fldChar w:fldCharType="begin"/>
      </w:r>
      <w:r w:rsidR="00193278" w:rsidRPr="0056034C">
        <w:instrText>HYPERLINK "https://www.ipea.gov.br/ipeacai</w:instrText>
      </w:r>
      <w:r w:rsidR="00193278" w:rsidRPr="0056034C">
        <w:softHyphen/>
        <w:instrText>xa/premio2006/docs/trabpre miados/IpeaCaixa2006_Profissional_02lugar_tema03.pdf"</w:instrText>
      </w:r>
      <w:r w:rsidR="00193278" w:rsidRPr="0056034C">
        <w:fldChar w:fldCharType="separate"/>
      </w:r>
      <w:r w:rsidR="00193278" w:rsidRPr="0056034C">
        <w:rPr>
          <w:rPrChange w:id="67" w:author="Gustavo Araújo" w:date="2024-09-15T13:28:00Z" w16du:dateUtc="2024-09-15T16:28:00Z">
            <w:rPr>
              <w:rStyle w:val="Hyperlink"/>
              <w:iCs/>
            </w:rPr>
          </w:rPrChange>
        </w:rPr>
        <w:t>https://www.ipea.gov.br/ipeacai</w:t>
      </w:r>
      <w:r w:rsidR="00193278" w:rsidRPr="0056034C">
        <w:rPr>
          <w:rPrChange w:id="68" w:author="Gustavo Araújo" w:date="2024-09-15T13:28:00Z" w16du:dateUtc="2024-09-15T16:28:00Z">
            <w:rPr>
              <w:rStyle w:val="Hyperlink"/>
              <w:iCs/>
            </w:rPr>
          </w:rPrChange>
        </w:rPr>
        <w:softHyphen/>
        <w:t>xa/premio2006/docs/trabpre miados/IpeaCaixa2006_Profissional_02lugar_tema03.pdf</w:t>
      </w:r>
      <w:r w:rsidR="00193278" w:rsidRPr="0056034C">
        <w:fldChar w:fldCharType="end"/>
      </w:r>
      <w:r w:rsidRPr="0056034C">
        <w:t>. Acesso em: 30 jun. 2024.</w:t>
      </w:r>
    </w:p>
    <w:p w14:paraId="4748B0FA" w14:textId="77777777" w:rsidR="00AC0578" w:rsidRPr="0056034C" w:rsidRDefault="00000000" w:rsidP="00AC0578">
      <w:pPr>
        <w:ind w:left="360"/>
      </w:pPr>
      <w:hyperlink r:id="rId24" w:history="1">
        <w:r w:rsidR="00AC0578" w:rsidRPr="003A76D6">
          <w:br/>
          <w:t>Jassé, Pedro</w:t>
        </w:r>
      </w:hyperlink>
      <w:r w:rsidR="00AC0578" w:rsidRPr="003A76D6">
        <w:t xml:space="preserve">. </w:t>
      </w:r>
      <w:r w:rsidR="00AC0578">
        <w:t xml:space="preserve">2020. </w:t>
      </w:r>
      <w:r w:rsidR="00AC0578" w:rsidRPr="0056034C">
        <w:rPr>
          <w:rPrChange w:id="69" w:author="Gustavo Araújo" w:date="2024-09-15T13:28:00Z" w16du:dateUtc="2024-09-15T16:28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pt-BR"/>
            </w:rPr>
          </w:rPrChange>
        </w:rPr>
        <w:t xml:space="preserve">Gestão Do Risco De Crédito Bancário: Estudo Empírico. Disponível em: </w:t>
      </w:r>
      <w:r>
        <w:fldChar w:fldCharType="begin"/>
      </w:r>
      <w:r>
        <w:instrText>HYPERLINK "https://comum.rcaap.pt/handle/10400.26/31674"</w:instrText>
      </w:r>
      <w:r>
        <w:fldChar w:fldCharType="separate"/>
      </w:r>
      <w:r w:rsidR="00AC0578" w:rsidRPr="0056034C">
        <w:rPr>
          <w:rPrChange w:id="70" w:author="Gustavo Araújo" w:date="2024-09-15T13:28:00Z" w16du:dateUtc="2024-09-15T16:28:00Z">
            <w:rPr>
              <w:rStyle w:val="Hyperlink"/>
            </w:rPr>
          </w:rPrChange>
        </w:rPr>
        <w:t>https://comum.rcaap.pt/handle/</w:t>
      </w:r>
      <w:r w:rsidR="00AC0578" w:rsidRPr="0056034C">
        <w:rPr>
          <w:rPrChange w:id="71" w:author="Gustavo Araújo" w:date="2024-09-15T13:28:00Z" w16du:dateUtc="2024-09-15T16:28:00Z">
            <w:rPr>
              <w:rStyle w:val="Hyperlink"/>
            </w:rPr>
          </w:rPrChange>
        </w:rPr>
        <w:t>1</w:t>
      </w:r>
      <w:r w:rsidR="00AC0578" w:rsidRPr="0056034C">
        <w:rPr>
          <w:rPrChange w:id="72" w:author="Gustavo Araújo" w:date="2024-09-15T13:28:00Z" w16du:dateUtc="2024-09-15T16:28:00Z">
            <w:rPr>
              <w:rStyle w:val="Hyperlink"/>
            </w:rPr>
          </w:rPrChange>
        </w:rPr>
        <w:t>0400.26/31674</w:t>
      </w:r>
      <w:r w:rsidRPr="0056034C">
        <w:rPr>
          <w:rPrChange w:id="73" w:author="Gustavo Araújo" w:date="2024-09-15T13:28:00Z" w16du:dateUtc="2024-09-15T16:28:00Z">
            <w:rPr>
              <w:rStyle w:val="Hyperlink"/>
            </w:rPr>
          </w:rPrChange>
        </w:rPr>
        <w:fldChar w:fldCharType="end"/>
      </w:r>
      <w:r w:rsidR="00AC0578" w:rsidRPr="0056034C">
        <w:rPr>
          <w:rPrChange w:id="74" w:author="Gustavo Araújo" w:date="2024-09-15T13:28:00Z" w16du:dateUtc="2024-09-15T16:28:00Z">
            <w:rPr>
              <w:rStyle w:val="Hyperlink"/>
            </w:rPr>
          </w:rPrChange>
        </w:rPr>
        <w:t>.</w:t>
      </w:r>
      <w:r w:rsidR="00AC0578" w:rsidRPr="0056034C">
        <w:rPr>
          <w:rPrChange w:id="75" w:author="Gustavo Araújo" w:date="2024-09-15T13:28:00Z" w16du:dateUtc="2024-09-15T16:28:00Z">
            <w:rPr>
              <w:b/>
            </w:rPr>
          </w:rPrChange>
        </w:rPr>
        <w:t xml:space="preserve"> </w:t>
      </w:r>
      <w:r w:rsidR="00AC0578" w:rsidRPr="0056034C">
        <w:t>Acesso em: 30 jun. 2024.</w:t>
      </w:r>
    </w:p>
    <w:p w14:paraId="4ABA3964" w14:textId="77777777" w:rsidR="00AC0578" w:rsidRPr="008F493E" w:rsidRDefault="00AC0578" w:rsidP="00AC0578">
      <w:pPr>
        <w:ind w:left="360"/>
      </w:pPr>
    </w:p>
    <w:p w14:paraId="6538919C" w14:textId="33EA5912" w:rsidR="00AC0578" w:rsidRDefault="00AC0578" w:rsidP="00AC0578">
      <w:pPr>
        <w:ind w:left="360"/>
      </w:pPr>
      <w:r w:rsidRPr="0056034C">
        <w:rPr>
          <w:rPrChange w:id="76" w:author="Gustavo Araújo" w:date="2024-09-15T13:28:00Z" w16du:dateUtc="2024-09-15T16:28:00Z">
            <w:rPr>
              <w:lang w:val="de-DE"/>
            </w:rPr>
          </w:rPrChange>
        </w:rPr>
        <w:t xml:space="preserve">Van Gestel, T;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 Disponível em: </w:t>
      </w:r>
      <w:r w:rsidR="00193278">
        <w:fldChar w:fldCharType="begin"/>
      </w:r>
      <w:r w:rsidR="00193278">
        <w:instrText>HYPERLINK "</w:instrText>
      </w:r>
      <w:r w:rsidR="00193278" w:rsidRPr="00193278">
        <w:instrText>https://www.academia.edu/37069057/Credit_Risk_Management_Basic_Concepts</w:instrText>
      </w:r>
      <w:r w:rsidR="00193278">
        <w:instrText>"</w:instrText>
      </w:r>
      <w:r w:rsidR="00193278">
        <w:fldChar w:fldCharType="separate"/>
      </w:r>
      <w:r w:rsidR="00193278" w:rsidRPr="0056034C">
        <w:rPr>
          <w:rPrChange w:id="77" w:author="Gustavo Araújo" w:date="2024-09-15T13:28:00Z" w16du:dateUtc="2024-09-15T16:28:00Z">
            <w:rPr>
              <w:rStyle w:val="Hyperlink"/>
            </w:rPr>
          </w:rPrChange>
        </w:rPr>
        <w:t>https://</w:t>
      </w:r>
      <w:r w:rsidR="00193278" w:rsidRPr="0056034C">
        <w:rPr>
          <w:rPrChange w:id="78" w:author="Gustavo Araújo" w:date="2024-09-15T13:28:00Z" w16du:dateUtc="2024-09-15T16:28:00Z">
            <w:rPr>
              <w:rStyle w:val="Hyperlink"/>
            </w:rPr>
          </w:rPrChange>
        </w:rPr>
        <w:t>w</w:t>
      </w:r>
      <w:r w:rsidR="00193278" w:rsidRPr="0056034C">
        <w:rPr>
          <w:rPrChange w:id="79" w:author="Gustavo Araújo" w:date="2024-09-15T13:28:00Z" w16du:dateUtc="2024-09-15T16:28:00Z">
            <w:rPr>
              <w:rStyle w:val="Hyperlink"/>
            </w:rPr>
          </w:rPrChange>
        </w:rPr>
        <w:t>ww.academia.edu/37069057/Credit_Risk_Management_Basic_Concepts</w:t>
      </w:r>
      <w:r w:rsidR="00193278">
        <w:fldChar w:fldCharType="end"/>
      </w:r>
    </w:p>
    <w:p w14:paraId="4636F72C" w14:textId="77777777" w:rsidR="00AC0578" w:rsidRDefault="00AC0578" w:rsidP="00AC0578">
      <w:pPr>
        <w:ind w:left="360"/>
      </w:pPr>
      <w:r w:rsidRPr="0056034C">
        <w:t xml:space="preserve">Acesso </w:t>
      </w:r>
      <w:r>
        <w:t>em: 01 abr. 2024.</w:t>
      </w:r>
    </w:p>
    <w:p w14:paraId="45B5233C" w14:textId="77777777" w:rsidR="00AC0578" w:rsidRDefault="00AC0578" w:rsidP="00AC0578">
      <w:pPr>
        <w:ind w:left="360"/>
      </w:pPr>
    </w:p>
    <w:p w14:paraId="51157CE1" w14:textId="77777777" w:rsidR="00AC0578" w:rsidRDefault="00AC0578" w:rsidP="00AC0578">
      <w:pPr>
        <w:ind w:left="360"/>
      </w:pPr>
      <w:r w:rsidRPr="00975736">
        <w:t xml:space="preserve">Wilson, R. J. 1996. </w:t>
      </w:r>
      <w:r w:rsidRPr="0056034C">
        <w:rPr>
          <w:rPrChange w:id="80" w:author="Gustavo Araújo" w:date="2024-09-15T13:28:00Z" w16du:dateUtc="2024-09-15T16:28:00Z">
            <w:rPr>
              <w:i/>
              <w:iCs/>
              <w:lang w:val="de-DE"/>
            </w:rPr>
          </w:rPrChange>
        </w:rPr>
        <w:t>Introduction to Graph Theory</w:t>
      </w:r>
      <w:r w:rsidRPr="0056034C">
        <w:rPr>
          <w:rPrChange w:id="81" w:author="Gustavo Araújo" w:date="2024-09-15T13:28:00Z" w16du:dateUtc="2024-09-15T16:28:00Z">
            <w:rPr>
              <w:lang w:val="de-DE"/>
            </w:rPr>
          </w:rPrChange>
        </w:rP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.</w:t>
      </w:r>
    </w:p>
    <w:p w14:paraId="4064938A" w14:textId="77777777" w:rsidR="00AC0578" w:rsidRDefault="00AC0578" w:rsidP="00AC0578">
      <w:pPr>
        <w:ind w:left="360"/>
        <w:rPr>
          <w:b/>
        </w:rPr>
      </w:pPr>
    </w:p>
    <w:p w14:paraId="6D7CD9C4" w14:textId="77777777" w:rsidR="00AC0578" w:rsidRDefault="00AC0578" w:rsidP="00AC0578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69BB1CBA" w14:textId="77777777" w:rsidR="00AC0578" w:rsidRDefault="00AC0578" w:rsidP="00AC0578">
      <w:pPr>
        <w:spacing w:line="360" w:lineRule="auto"/>
      </w:pPr>
    </w:p>
    <w:p w14:paraId="4A49F465" w14:textId="77777777" w:rsidR="00AC0578" w:rsidRPr="00FB0F64" w:rsidRDefault="00AC0578" w:rsidP="00AC0578">
      <w:pPr>
        <w:spacing w:after="40" w:line="360" w:lineRule="auto"/>
      </w:pPr>
      <w:r>
        <w:t xml:space="preserve">Apêndice A – Imagem 1. Modelo de dados proposto - </w:t>
      </w:r>
      <w:r w:rsidRPr="00A83DD9">
        <w:t xml:space="preserve">Data </w:t>
      </w:r>
      <w:proofErr w:type="spellStart"/>
      <w:r w:rsidRPr="00A83DD9">
        <w:t>Wrangling</w:t>
      </w:r>
      <w:proofErr w:type="spellEnd"/>
    </w:p>
    <w:p w14:paraId="1231A4F4" w14:textId="77777777" w:rsidR="00AC0578" w:rsidRPr="00397B56" w:rsidRDefault="00AC0578" w:rsidP="00AC0578">
      <w:pPr>
        <w:spacing w:line="360" w:lineRule="auto"/>
        <w:jc w:val="left"/>
      </w:pPr>
      <w:r>
        <w:rPr>
          <w:noProof/>
        </w:rPr>
        <w:drawing>
          <wp:inline distT="0" distB="0" distL="0" distR="0" wp14:anchorId="01292B08" wp14:editId="036065A2">
            <wp:extent cx="5706692" cy="2544418"/>
            <wp:effectExtent l="0" t="0" r="0" b="889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3" cy="255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7A99" w14:textId="77777777" w:rsidR="00AC0578" w:rsidRDefault="00AC0578" w:rsidP="00AC0578">
      <w:pPr>
        <w:spacing w:after="40" w:line="360" w:lineRule="auto"/>
      </w:pPr>
      <w:r>
        <w:t xml:space="preserve">Legenda: </w:t>
      </w:r>
      <w:r w:rsidRPr="00397B56">
        <w:t>Modelagem</w:t>
      </w:r>
      <w:r w:rsidRPr="00FB0F64">
        <w:t xml:space="preserve"> espelho bases RFB e resultado projeto</w:t>
      </w:r>
      <w:r>
        <w:t xml:space="preserve">. </w:t>
      </w:r>
    </w:p>
    <w:p w14:paraId="407BF7B4" w14:textId="77777777" w:rsidR="00AC0578" w:rsidRPr="00397B56" w:rsidRDefault="00AC0578" w:rsidP="00AC0578">
      <w:pPr>
        <w:spacing w:after="40" w:line="360" w:lineRule="auto"/>
      </w:pPr>
      <w:r w:rsidRPr="00397B56">
        <w:lastRenderedPageBreak/>
        <w:t>Fonte: Resultados originais da pesquisa</w:t>
      </w:r>
    </w:p>
    <w:p w14:paraId="1A026735" w14:textId="77777777" w:rsidR="00AC0578" w:rsidRDefault="00AC0578" w:rsidP="00AC0578">
      <w:pPr>
        <w:spacing w:line="360" w:lineRule="auto"/>
        <w:jc w:val="center"/>
        <w:rPr>
          <w:b/>
        </w:rPr>
      </w:pPr>
    </w:p>
    <w:p w14:paraId="05F2830D" w14:textId="77777777" w:rsidR="00AC0578" w:rsidRDefault="00AC0578" w:rsidP="00AC0578">
      <w:pPr>
        <w:spacing w:after="40" w:line="360" w:lineRule="auto"/>
        <w:ind w:firstLine="567"/>
        <w:jc w:val="left"/>
      </w:pPr>
    </w:p>
    <w:p w14:paraId="0E13CBBF" w14:textId="77777777" w:rsidR="00AC0578" w:rsidRDefault="00AC0578" w:rsidP="00AC0578">
      <w:pPr>
        <w:spacing w:after="40" w:line="360" w:lineRule="auto"/>
        <w:ind w:firstLine="567"/>
        <w:jc w:val="left"/>
      </w:pPr>
    </w:p>
    <w:p w14:paraId="3D1EE1EE" w14:textId="77777777" w:rsidR="00AC0578" w:rsidRDefault="00AC0578" w:rsidP="00AC0578">
      <w:pPr>
        <w:spacing w:after="40" w:line="360" w:lineRule="auto"/>
        <w:ind w:firstLine="567"/>
        <w:jc w:val="left"/>
      </w:pPr>
    </w:p>
    <w:p w14:paraId="5502B74B" w14:textId="77777777" w:rsidR="00AC0578" w:rsidRDefault="00AC0578" w:rsidP="00AC0578">
      <w:pPr>
        <w:spacing w:after="40" w:line="360" w:lineRule="auto"/>
        <w:ind w:firstLine="567"/>
        <w:jc w:val="left"/>
      </w:pPr>
    </w:p>
    <w:p w14:paraId="693E1A38" w14:textId="64CE2F8A" w:rsidR="00AC0578" w:rsidRPr="00A83DD9" w:rsidRDefault="00AC0578" w:rsidP="00AC0578">
      <w:pPr>
        <w:spacing w:after="40" w:line="360" w:lineRule="auto"/>
        <w:jc w:val="left"/>
        <w:rPr>
          <w:b/>
          <w:bCs/>
          <w:iCs/>
        </w:rPr>
      </w:pPr>
      <w:r>
        <w:t xml:space="preserve">Apêndice A – Imagem 2 – </w:t>
      </w:r>
      <w:r w:rsidRPr="00A83DD9">
        <w:t xml:space="preserve">Data </w:t>
      </w:r>
      <w:proofErr w:type="spellStart"/>
      <w:r w:rsidRPr="00A83DD9">
        <w:t>Wrangling</w:t>
      </w:r>
      <w:proofErr w:type="spellEnd"/>
      <w:r w:rsidRPr="00A83DD9">
        <w:t xml:space="preserve"> </w:t>
      </w:r>
      <w:r>
        <w:t xml:space="preserve">– Plataforma Google </w:t>
      </w:r>
      <w:proofErr w:type="spellStart"/>
      <w:r>
        <w:t>Bigquery</w:t>
      </w:r>
      <w:proofErr w:type="spellEnd"/>
      <w:r>
        <w:t xml:space="preserve"> </w:t>
      </w:r>
    </w:p>
    <w:p w14:paraId="7B32DE63" w14:textId="77777777" w:rsidR="00AC0578" w:rsidRDefault="00AC0578" w:rsidP="00AC0578">
      <w:pPr>
        <w:spacing w:after="40" w:line="360" w:lineRule="auto"/>
        <w:jc w:val="left"/>
        <w:rPr>
          <w:iCs/>
        </w:rPr>
      </w:pPr>
      <w:r>
        <w:rPr>
          <w:noProof/>
        </w:rPr>
        <w:drawing>
          <wp:inline distT="0" distB="0" distL="0" distR="0" wp14:anchorId="5F2A9722" wp14:editId="20BAC5BF">
            <wp:extent cx="5788550" cy="3135517"/>
            <wp:effectExtent l="0" t="0" r="3175" b="8255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6387" cy="31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6A6" w14:textId="77777777" w:rsidR="00AC0578" w:rsidRDefault="00AC0578" w:rsidP="00AC0578">
      <w:pPr>
        <w:spacing w:after="40" w:line="360" w:lineRule="auto"/>
        <w:jc w:val="left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</w:p>
    <w:p w14:paraId="701441E3" w14:textId="77777777" w:rsidR="00AC0578" w:rsidRDefault="00AC0578" w:rsidP="00AC0578">
      <w:pPr>
        <w:spacing w:after="40" w:line="360" w:lineRule="auto"/>
        <w:rPr>
          <w:iCs/>
        </w:rPr>
      </w:pPr>
      <w:r w:rsidRPr="003E30A0">
        <w:rPr>
          <w:iCs/>
        </w:rPr>
        <w:t>Fonte: Resultados originais da pesquisa</w:t>
      </w:r>
    </w:p>
    <w:p w14:paraId="07C815B1" w14:textId="24DA91B3" w:rsidR="009521C5" w:rsidRPr="00FB0F64" w:rsidRDefault="009521C5" w:rsidP="00AC0578">
      <w:pPr>
        <w:spacing w:after="40" w:line="360" w:lineRule="auto"/>
        <w:jc w:val="left"/>
      </w:pPr>
    </w:p>
    <w:sectPr w:rsidR="009521C5" w:rsidRPr="00FB0F64" w:rsidSect="00EE21D2">
      <w:headerReference w:type="default" r:id="rId27"/>
      <w:footerReference w:type="default" r:id="rId28"/>
      <w:footerReference w:type="first" r:id="rId29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3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5" w:author="DIEGO DE OLIVEIRA DA CUNHA" w:date="2024-06-26T16:06:00Z" w:initials="DD">
    <w:p w14:paraId="5C9095BC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6" w:author="Gustavo Araújo" w:date="2024-09-15T11:56:00Z" w:initials="GA">
    <w:p w14:paraId="75863022" w14:textId="77777777" w:rsidR="00E127A2" w:rsidRDefault="00E127A2" w:rsidP="00E127A2">
      <w:pPr>
        <w:pStyle w:val="Textodecomentrio"/>
        <w:jc w:val="left"/>
      </w:pPr>
      <w:r>
        <w:rPr>
          <w:rStyle w:val="Refdecomentrio"/>
        </w:rPr>
        <w:annotationRef/>
      </w:r>
      <w:r>
        <w:t>Ajustado com a referência</w:t>
      </w:r>
    </w:p>
  </w:comment>
  <w:comment w:id="17" w:author="DIEGO DE OLIVEIRA DA CUNHA" w:date="2024-06-26T16:06:00Z" w:initials="DD">
    <w:p w14:paraId="7839DAF2" w14:textId="77777777" w:rsidR="005949EF" w:rsidRDefault="005949EF" w:rsidP="005949EF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18" w:author="Gustavo Araújo" w:date="2024-09-15T11:57:00Z" w:initials="GA">
    <w:p w14:paraId="6F603D25" w14:textId="77777777" w:rsidR="005949EF" w:rsidRDefault="005949EF" w:rsidP="005949EF">
      <w:pPr>
        <w:pStyle w:val="Textodecomentrio"/>
        <w:jc w:val="left"/>
      </w:pPr>
      <w:r>
        <w:rPr>
          <w:rStyle w:val="Refdecomentrio"/>
        </w:rPr>
        <w:annotationRef/>
      </w:r>
      <w:r>
        <w:t>Nova referencia que faz menção ao conteúdo e é mais atual</w:t>
      </w:r>
    </w:p>
  </w:comment>
  <w:comment w:id="19" w:author="DIEGO DE OLIVEIRA DA CUNHA" w:date="2024-06-26T16:10:00Z" w:initials="DD">
    <w:p w14:paraId="37C62788" w14:textId="75ED13E6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Mas antes, qual seu objetivo geral?</w:t>
      </w:r>
    </w:p>
  </w:comment>
  <w:comment w:id="20" w:author="Gustavo Araújo" w:date="2024-09-15T12:10:00Z" w:initials="GA">
    <w:p w14:paraId="0A1CCD02" w14:textId="77777777" w:rsidR="002274F5" w:rsidRDefault="002274F5" w:rsidP="002274F5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 Ajustei o parágrafo abaixo, com a ideia do projeto. Por avalie se ficou claro, se não me ajude a ajustar esse ponto?</w:t>
      </w:r>
    </w:p>
  </w:comment>
  <w:comment w:id="28" w:author="DIEGO DE OLIVEIRA DA CUNHA" w:date="2024-06-26T16:09:00Z" w:initials="DD">
    <w:p w14:paraId="4000FBB9" w14:textId="73EE9DE2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Tem misturando formatação nova com a antiga</w:t>
      </w:r>
    </w:p>
  </w:comment>
  <w:comment w:id="29" w:author="Gustavo Araújo" w:date="2024-09-15T12:16:00Z" w:initials="GA">
    <w:p w14:paraId="421BE4A2" w14:textId="77777777" w:rsidR="003E30A0" w:rsidRDefault="003E30A0" w:rsidP="003E30A0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Ajustei as referencias nesse ponto. Havia incluído uma referencia ao meu proprio trabalho e achie q não fazia sentido. </w:t>
      </w:r>
    </w:p>
  </w:comment>
  <w:comment w:id="30" w:author="DIEGO DE OLIVEIRA DA CUNHA" w:date="2024-06-26T16:07:00Z" w:initials="DD">
    <w:p w14:paraId="15386745" w14:textId="51C8A83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Algum autor corrobora com essa afirmação?</w:t>
      </w:r>
    </w:p>
  </w:comment>
  <w:comment w:id="31" w:author="Gustavo Araújo" w:date="2024-09-15T12:26:00Z" w:initials="GA">
    <w:p w14:paraId="4B791EB7" w14:textId="77777777" w:rsidR="008105AF" w:rsidRDefault="008105AF" w:rsidP="008105AF">
      <w:pPr>
        <w:pStyle w:val="Textodecomentrio"/>
        <w:jc w:val="left"/>
      </w:pPr>
      <w:r>
        <w:rPr>
          <w:rStyle w:val="Refdecomentrio"/>
        </w:rPr>
        <w:annotationRef/>
      </w:r>
      <w:r>
        <w:t xml:space="preserve">Aqui ajustei para tentar deixar claro q essa é uma ideia nova de identificação de grupos economicos. </w:t>
      </w:r>
      <w:r>
        <w:br/>
        <w:t xml:space="preserve">Não consigo fazer referente a outros projetos. </w:t>
      </w:r>
    </w:p>
  </w:comment>
  <w:comment w:id="33" w:author="DIEGO DE OLIVEIRA DA CUNHA" w:date="2024-06-26T16:08:00Z" w:initials="DD">
    <w:p w14:paraId="52D5E07A" w14:textId="6D3DFCF3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5C9095BC" w15:done="0"/>
  <w15:commentEx w15:paraId="75863022" w15:paraIdParent="5C9095BC" w15:done="0"/>
  <w15:commentEx w15:paraId="7839DAF2" w15:done="0"/>
  <w15:commentEx w15:paraId="6F603D25" w15:paraIdParent="7839DAF2" w15:done="0"/>
  <w15:commentEx w15:paraId="37C62788" w15:done="0"/>
  <w15:commentEx w15:paraId="0A1CCD02" w15:paraIdParent="37C62788" w15:done="0"/>
  <w15:commentEx w15:paraId="4000FBB9" w15:done="0"/>
  <w15:commentEx w15:paraId="421BE4A2" w15:paraIdParent="4000FBB9" w15:done="0"/>
  <w15:commentEx w15:paraId="15386745" w15:done="0"/>
  <w15:commentEx w15:paraId="4B791EB7" w15:paraIdParent="1538674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/>
  <w16cex:commentExtensible w16cex:durableId="108D5775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5:58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CA4122E" w16cex:dateUtc="2024-09-15T14:56:00Z"/>
  <w16cex:commentExtensible w16cex:durableId="3D9FE530" w16cex:dateUtc="2024-06-26T19:06:00Z">
    <w16cex:extLst>
      <w16:ext w16:uri="{CE6994B0-6A32-4C9F-8C6B-6E91EDA988CE}">
        <cr:reactions xmlns:cr="http://schemas.microsoft.com/office/comments/2020/reactions">
          <cr:reaction reactionType="1">
            <cr:reactionInfo dateUtc="2024-09-15T14:56:4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2E6DA37" w16cex:dateUtc="2024-09-15T14:57:00Z"/>
  <w16cex:commentExtensible w16cex:durableId="2A0DE43D" w16cex:dateUtc="2024-06-26T19:10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09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60FAF620" w16cex:dateUtc="2024-09-15T15:10:00Z"/>
  <w16cex:commentExtensible w16cex:durableId="228F34C8" w16cex:dateUtc="2024-06-26T19:09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0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C0F6BE1" w16cex:dateUtc="2024-09-15T15:16:00Z"/>
  <w16cex:commentExtensible w16cex:durableId="7197332E" w16cex:dateUtc="2024-06-26T19:07:00Z">
    <w16cex:extLst>
      <w16:ext w16:uri="{CE6994B0-6A32-4C9F-8C6B-6E91EDA988CE}">
        <cr:reactions xmlns:cr="http://schemas.microsoft.com/office/comments/2020/reactions">
          <cr:reaction reactionType="1">
            <cr:reactionInfo dateUtc="2024-09-15T15:25:13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7B0C9CF4" w16cex:dateUtc="2024-09-15T15:2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5C9095BC" w16cid:durableId="108D5775"/>
  <w16cid:commentId w16cid:paraId="75863022" w16cid:durableId="6CA4122E"/>
  <w16cid:commentId w16cid:paraId="7839DAF2" w16cid:durableId="3D9FE530"/>
  <w16cid:commentId w16cid:paraId="6F603D25" w16cid:durableId="12E6DA37"/>
  <w16cid:commentId w16cid:paraId="37C62788" w16cid:durableId="2A0DE43D"/>
  <w16cid:commentId w16cid:paraId="0A1CCD02" w16cid:durableId="60FAF620"/>
  <w16cid:commentId w16cid:paraId="4000FBB9" w16cid:durableId="228F34C8"/>
  <w16cid:commentId w16cid:paraId="421BE4A2" w16cid:durableId="1C0F6BE1"/>
  <w16cid:commentId w16cid:paraId="15386745" w16cid:durableId="7197332E"/>
  <w16cid:commentId w16cid:paraId="4B791EB7" w16cid:durableId="7B0C9CF4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E5682" w14:textId="77777777" w:rsidR="00497FC0" w:rsidRDefault="00497FC0" w:rsidP="005F5FEB">
      <w:pPr>
        <w:spacing w:line="240" w:lineRule="auto"/>
      </w:pPr>
      <w:r>
        <w:separator/>
      </w:r>
    </w:p>
  </w:endnote>
  <w:endnote w:type="continuationSeparator" w:id="0">
    <w:p w14:paraId="0A57E612" w14:textId="77777777" w:rsidR="00497FC0" w:rsidRDefault="00497FC0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02046" w14:textId="77777777" w:rsidR="00497FC0" w:rsidRDefault="00497FC0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06F9D016" w14:textId="77777777" w:rsidR="00497FC0" w:rsidRDefault="00497FC0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B9490B">
        <w:t>DataFrame</w:t>
      </w:r>
      <w:proofErr w:type="spellEnd"/>
      <w:r w:rsidRPr="00B9490B">
        <w:t xml:space="preserve">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</w:t>
      </w:r>
      <w:proofErr w:type="spellStart"/>
      <w:r w:rsidRPr="00B9490B">
        <w:t>DataFrame</w:t>
      </w:r>
      <w:proofErr w:type="spellEnd"/>
      <w:r w:rsidRPr="00B9490B">
        <w:t xml:space="preserve">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1" w:name="_Hlk33885723"/>
    <w:bookmarkStart w:id="2" w:name="_Hlk33885724"/>
    <w:bookmarkStart w:id="3" w:name="_Hlk33895896"/>
    <w:bookmarkStart w:id="4" w:name="_Hlk33895897"/>
    <w:bookmarkStart w:id="5" w:name="_Hlk33895939"/>
    <w:bookmarkStart w:id="6" w:name="_Hlk33895940"/>
    <w:bookmarkStart w:id="7" w:name="_Hlk33948838"/>
    <w:bookmarkStart w:id="8" w:name="_Hlk33948839"/>
    <w:bookmarkStart w:id="9" w:name="_Hlk33953468"/>
    <w:bookmarkStart w:id="10" w:name="_Hlk33953469"/>
    <w:bookmarkStart w:id="11" w:name="_Hlk33974381"/>
    <w:bookmarkStart w:id="12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82" w:name="_Hlk33913842"/>
    <w:bookmarkStart w:id="83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82"/>
  <w:bookmarkEnd w:id="83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  <w15:person w15:author="Gustavo Araújo">
    <w15:presenceInfo w15:providerId="Windows Live" w15:userId="d0f5d79e9117f5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2BE1"/>
    <w:rsid w:val="0006582A"/>
    <w:rsid w:val="00080BC8"/>
    <w:rsid w:val="000847C4"/>
    <w:rsid w:val="000870EB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37FF8"/>
    <w:rsid w:val="0014260C"/>
    <w:rsid w:val="00145C9C"/>
    <w:rsid w:val="001473F8"/>
    <w:rsid w:val="00155FEB"/>
    <w:rsid w:val="001650D8"/>
    <w:rsid w:val="00173435"/>
    <w:rsid w:val="0017695E"/>
    <w:rsid w:val="0018079B"/>
    <w:rsid w:val="00181482"/>
    <w:rsid w:val="00183241"/>
    <w:rsid w:val="00183B05"/>
    <w:rsid w:val="00193278"/>
    <w:rsid w:val="00196DB1"/>
    <w:rsid w:val="001A2B26"/>
    <w:rsid w:val="001A3AE9"/>
    <w:rsid w:val="001B29CD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5B7"/>
    <w:rsid w:val="001F677B"/>
    <w:rsid w:val="002013ED"/>
    <w:rsid w:val="002138F6"/>
    <w:rsid w:val="00214A52"/>
    <w:rsid w:val="00221EC9"/>
    <w:rsid w:val="00222FB8"/>
    <w:rsid w:val="00225427"/>
    <w:rsid w:val="002274F5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1E7A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11DA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35"/>
    <w:rsid w:val="00320448"/>
    <w:rsid w:val="00323A4C"/>
    <w:rsid w:val="00325B43"/>
    <w:rsid w:val="00331161"/>
    <w:rsid w:val="0033468D"/>
    <w:rsid w:val="00337DC2"/>
    <w:rsid w:val="00343E39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4730"/>
    <w:rsid w:val="00380E73"/>
    <w:rsid w:val="0038279B"/>
    <w:rsid w:val="00382BEB"/>
    <w:rsid w:val="00383658"/>
    <w:rsid w:val="00397B56"/>
    <w:rsid w:val="003A2BF8"/>
    <w:rsid w:val="003A335C"/>
    <w:rsid w:val="003A50AD"/>
    <w:rsid w:val="003B3E2D"/>
    <w:rsid w:val="003B425C"/>
    <w:rsid w:val="003C0770"/>
    <w:rsid w:val="003C0DDD"/>
    <w:rsid w:val="003C1B38"/>
    <w:rsid w:val="003C65F6"/>
    <w:rsid w:val="003C7E8D"/>
    <w:rsid w:val="003D1350"/>
    <w:rsid w:val="003E150B"/>
    <w:rsid w:val="003E2B47"/>
    <w:rsid w:val="003E30A0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97FC0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6034C"/>
    <w:rsid w:val="00580198"/>
    <w:rsid w:val="00584676"/>
    <w:rsid w:val="0058770B"/>
    <w:rsid w:val="005905F2"/>
    <w:rsid w:val="00593069"/>
    <w:rsid w:val="005949EF"/>
    <w:rsid w:val="00594DC8"/>
    <w:rsid w:val="005976E1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B7597"/>
    <w:rsid w:val="006C2C8C"/>
    <w:rsid w:val="006C4CD3"/>
    <w:rsid w:val="006C5BAF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E78AC"/>
    <w:rsid w:val="007F4591"/>
    <w:rsid w:val="007F54A6"/>
    <w:rsid w:val="007F57A4"/>
    <w:rsid w:val="00800FF0"/>
    <w:rsid w:val="008105AF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81503"/>
    <w:rsid w:val="009924AC"/>
    <w:rsid w:val="00992731"/>
    <w:rsid w:val="00992A07"/>
    <w:rsid w:val="009934FC"/>
    <w:rsid w:val="009A06AA"/>
    <w:rsid w:val="009A5155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6550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0578"/>
    <w:rsid w:val="00AC5332"/>
    <w:rsid w:val="00AC69CA"/>
    <w:rsid w:val="00AD52BD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2F6B"/>
    <w:rsid w:val="00B67CC1"/>
    <w:rsid w:val="00B73815"/>
    <w:rsid w:val="00B73DB7"/>
    <w:rsid w:val="00B754B6"/>
    <w:rsid w:val="00B75E60"/>
    <w:rsid w:val="00B8223B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23C2"/>
    <w:rsid w:val="00C73EAF"/>
    <w:rsid w:val="00C77BD3"/>
    <w:rsid w:val="00C823EE"/>
    <w:rsid w:val="00C86509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B5069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3F9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D0D55"/>
    <w:rsid w:val="00DD423D"/>
    <w:rsid w:val="00DD6CA9"/>
    <w:rsid w:val="00DE4A91"/>
    <w:rsid w:val="00DE4D59"/>
    <w:rsid w:val="00DF0D6E"/>
    <w:rsid w:val="00E0030F"/>
    <w:rsid w:val="00E0114C"/>
    <w:rsid w:val="00E05E3E"/>
    <w:rsid w:val="00E12124"/>
    <w:rsid w:val="00E127A2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0BB8"/>
    <w:rsid w:val="00ED77AE"/>
    <w:rsid w:val="00EE21D2"/>
    <w:rsid w:val="00EE2621"/>
    <w:rsid w:val="00EE487E"/>
    <w:rsid w:val="00EE556B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8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1932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omum.rcaap.pt/browse?type=author&amp;value=Jass%C3%A9%2C+Pedro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BE409E3A-800A-4566-8064-1F2CD5D0E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7076</TotalTime>
  <Pages>14</Pages>
  <Words>3595</Words>
  <Characters>19419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</cp:revision>
  <cp:lastPrinted>2024-09-15T16:14:00Z</cp:lastPrinted>
  <dcterms:created xsi:type="dcterms:W3CDTF">2024-09-22T20:22:00Z</dcterms:created>
  <dcterms:modified xsi:type="dcterms:W3CDTF">2024-09-22T20:22:00Z</dcterms:modified>
</cp:coreProperties>
</file>